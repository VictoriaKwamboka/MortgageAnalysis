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84AB" w14:textId="49838A05" w:rsidR="00312CE1" w:rsidRPr="00312CE1" w:rsidRDefault="00312CE1" w:rsidP="00312CE1">
      <w:r w:rsidRPr="00312CE1">
        <w:rPr>
          <w:rFonts w:asciiTheme="majorHAnsi" w:eastAsiaTheme="majorEastAsia" w:hAnsiTheme="majorHAnsi" w:cstheme="majorBidi"/>
          <w:b/>
          <w:bCs/>
          <w:spacing w:val="-10"/>
          <w:kern w:val="28"/>
          <w:sz w:val="40"/>
          <w:szCs w:val="40"/>
        </w:rPr>
        <w:t>Credit Risk or Structural Barriers? Racial and Geographic Disparities in Texas Mortgage Denial Rates, 2018–2023</w:t>
      </w:r>
    </w:p>
    <w:p w14:paraId="258ADD32" w14:textId="6AC5C108" w:rsidR="000305CA" w:rsidRDefault="000305CA" w:rsidP="000305CA">
      <w:pPr>
        <w:pStyle w:val="Heading2"/>
        <w:spacing w:before="333" w:line="271" w:lineRule="auto"/>
        <w:ind w:left="40" w:right="38"/>
        <w:jc w:val="center"/>
        <w:rPr>
          <w:b/>
        </w:rPr>
      </w:pPr>
      <w:r>
        <w:rPr>
          <w:spacing w:val="-2"/>
        </w:rPr>
        <w:t>Victoria</w:t>
      </w:r>
      <w:r>
        <w:rPr>
          <w:spacing w:val="-1"/>
        </w:rPr>
        <w:t xml:space="preserve"> </w:t>
      </w:r>
      <w:r>
        <w:rPr>
          <w:spacing w:val="-2"/>
        </w:rPr>
        <w:t>Kwamboka</w:t>
      </w:r>
      <w:r>
        <w:rPr>
          <w:spacing w:val="-2"/>
          <w:vertAlign w:val="superscript"/>
        </w:rPr>
        <w:t>1</w:t>
      </w:r>
      <w:r>
        <w:rPr>
          <w:spacing w:val="-2"/>
        </w:rPr>
        <w:t>,</w:t>
      </w:r>
      <w:r>
        <w:rPr>
          <w:spacing w:val="-1"/>
        </w:rPr>
        <w:t xml:space="preserve"> </w:t>
      </w:r>
      <w:r>
        <w:rPr>
          <w:spacing w:val="-2"/>
        </w:rPr>
        <w:t>Nacasius</w:t>
      </w:r>
      <w:r>
        <w:rPr>
          <w:spacing w:val="-1"/>
        </w:rPr>
        <w:t xml:space="preserve"> </w:t>
      </w:r>
      <w:r>
        <w:rPr>
          <w:spacing w:val="-2"/>
        </w:rPr>
        <w:t>Ujah</w:t>
      </w:r>
      <w:r w:rsidR="00F41B08">
        <w:rPr>
          <w:spacing w:val="-2"/>
          <w:vertAlign w:val="superscript"/>
        </w:rPr>
        <w:t>2</w:t>
      </w:r>
      <w:r>
        <w:rPr>
          <w:spacing w:val="-2"/>
        </w:rPr>
        <w:t>,</w:t>
      </w:r>
      <w:r>
        <w:rPr>
          <w:spacing w:val="-1"/>
        </w:rPr>
        <w:t xml:space="preserve"> </w:t>
      </w:r>
      <w:r>
        <w:rPr>
          <w:spacing w:val="-2"/>
        </w:rPr>
        <w:t>Thomas</w:t>
      </w:r>
      <w:r>
        <w:rPr>
          <w:spacing w:val="-1"/>
        </w:rPr>
        <w:t xml:space="preserve"> </w:t>
      </w:r>
      <w:r>
        <w:rPr>
          <w:spacing w:val="-2"/>
        </w:rPr>
        <w:t>Brandenburger</w:t>
      </w:r>
      <w:r w:rsidR="00F41B08">
        <w:rPr>
          <w:spacing w:val="-2"/>
          <w:vertAlign w:val="superscript"/>
        </w:rPr>
        <w:t>3</w:t>
      </w:r>
      <w:r>
        <w:rPr>
          <w:spacing w:val="-2"/>
        </w:rPr>
        <w:t xml:space="preserve">, </w:t>
      </w:r>
      <w:r>
        <w:t>and Hossein Moradi Rekabdarkolaee</w:t>
      </w:r>
      <w:r>
        <w:rPr>
          <w:vertAlign w:val="superscript"/>
        </w:rPr>
        <w:t>1</w:t>
      </w:r>
    </w:p>
    <w:p w14:paraId="5B548AD3" w14:textId="77777777" w:rsidR="000305CA" w:rsidRDefault="000305CA" w:rsidP="000305CA">
      <w:pPr>
        <w:spacing w:before="83" w:line="259" w:lineRule="auto"/>
        <w:ind w:left="52" w:right="49"/>
        <w:jc w:val="center"/>
        <w:rPr>
          <w:b/>
          <w:i/>
        </w:rPr>
      </w:pPr>
      <w:r>
        <w:rPr>
          <w:spacing w:val="-4"/>
          <w:vertAlign w:val="superscript"/>
        </w:rPr>
        <w:t>1</w:t>
      </w:r>
      <w:r>
        <w:rPr>
          <w:b/>
          <w:i/>
          <w:spacing w:val="-4"/>
        </w:rPr>
        <w:t>Bowling</w:t>
      </w:r>
      <w:r>
        <w:rPr>
          <w:b/>
          <w:i/>
          <w:spacing w:val="5"/>
        </w:rPr>
        <w:t xml:space="preserve"> </w:t>
      </w:r>
      <w:r>
        <w:rPr>
          <w:b/>
          <w:i/>
          <w:spacing w:val="-4"/>
        </w:rPr>
        <w:t>Green</w:t>
      </w:r>
      <w:r>
        <w:rPr>
          <w:b/>
          <w:i/>
          <w:spacing w:val="5"/>
        </w:rPr>
        <w:t xml:space="preserve"> </w:t>
      </w:r>
      <w:r>
        <w:rPr>
          <w:b/>
          <w:i/>
          <w:spacing w:val="-4"/>
        </w:rPr>
        <w:t>State</w:t>
      </w:r>
      <w:r>
        <w:rPr>
          <w:b/>
          <w:i/>
          <w:spacing w:val="5"/>
        </w:rPr>
        <w:t xml:space="preserve"> </w:t>
      </w:r>
      <w:r>
        <w:rPr>
          <w:b/>
          <w:i/>
          <w:spacing w:val="-4"/>
        </w:rPr>
        <w:t>University,</w:t>
      </w:r>
      <w:r>
        <w:rPr>
          <w:b/>
          <w:i/>
          <w:spacing w:val="5"/>
        </w:rPr>
        <w:t xml:space="preserve"> </w:t>
      </w:r>
      <w:r>
        <w:rPr>
          <w:b/>
          <w:i/>
          <w:spacing w:val="-4"/>
        </w:rPr>
        <w:t>Department</w:t>
      </w:r>
      <w:r>
        <w:rPr>
          <w:b/>
          <w:i/>
          <w:spacing w:val="5"/>
        </w:rPr>
        <w:t xml:space="preserve"> </w:t>
      </w:r>
      <w:r>
        <w:rPr>
          <w:b/>
          <w:i/>
          <w:spacing w:val="-4"/>
        </w:rPr>
        <w:t>of</w:t>
      </w:r>
      <w:r>
        <w:rPr>
          <w:b/>
          <w:i/>
          <w:spacing w:val="5"/>
        </w:rPr>
        <w:t xml:space="preserve"> </w:t>
      </w:r>
      <w:r>
        <w:rPr>
          <w:b/>
          <w:i/>
          <w:spacing w:val="-4"/>
        </w:rPr>
        <w:t>Business</w:t>
      </w:r>
      <w:r>
        <w:rPr>
          <w:b/>
          <w:i/>
          <w:spacing w:val="5"/>
        </w:rPr>
        <w:t xml:space="preserve"> </w:t>
      </w:r>
      <w:r>
        <w:rPr>
          <w:b/>
          <w:i/>
          <w:spacing w:val="-4"/>
        </w:rPr>
        <w:t>Analytics,</w:t>
      </w:r>
      <w:r>
        <w:rPr>
          <w:b/>
          <w:i/>
          <w:spacing w:val="5"/>
        </w:rPr>
        <w:t xml:space="preserve"> </w:t>
      </w:r>
      <w:r>
        <w:rPr>
          <w:b/>
          <w:i/>
          <w:spacing w:val="-4"/>
        </w:rPr>
        <w:t xml:space="preserve">Economics, </w:t>
      </w:r>
      <w:r>
        <w:rPr>
          <w:b/>
          <w:i/>
        </w:rPr>
        <w:t>and</w:t>
      </w:r>
      <w:r>
        <w:rPr>
          <w:b/>
          <w:i/>
          <w:spacing w:val="34"/>
        </w:rPr>
        <w:t xml:space="preserve"> </w:t>
      </w:r>
      <w:r>
        <w:rPr>
          <w:b/>
          <w:i/>
        </w:rPr>
        <w:t>Information</w:t>
      </w:r>
      <w:r>
        <w:rPr>
          <w:b/>
          <w:i/>
          <w:spacing w:val="34"/>
        </w:rPr>
        <w:t xml:space="preserve"> </w:t>
      </w:r>
      <w:r>
        <w:rPr>
          <w:b/>
          <w:i/>
        </w:rPr>
        <w:t>Systems,</w:t>
      </w:r>
      <w:r>
        <w:rPr>
          <w:b/>
          <w:i/>
          <w:spacing w:val="34"/>
        </w:rPr>
        <w:t xml:space="preserve"> </w:t>
      </w:r>
      <w:r>
        <w:rPr>
          <w:b/>
          <w:i/>
        </w:rPr>
        <w:t>OH,</w:t>
      </w:r>
      <w:r>
        <w:rPr>
          <w:b/>
          <w:i/>
          <w:spacing w:val="34"/>
        </w:rPr>
        <w:t xml:space="preserve"> </w:t>
      </w:r>
      <w:r>
        <w:rPr>
          <w:b/>
          <w:i/>
        </w:rPr>
        <w:t>USA</w:t>
      </w:r>
    </w:p>
    <w:p w14:paraId="2A713C95" w14:textId="5E537EB6" w:rsidR="00F41B08" w:rsidRDefault="00F41B08" w:rsidP="00F41B08">
      <w:pPr>
        <w:spacing w:before="2"/>
        <w:jc w:val="center"/>
        <w:rPr>
          <w:b/>
          <w:i/>
        </w:rPr>
      </w:pPr>
      <w:r>
        <w:rPr>
          <w:spacing w:val="-4"/>
          <w:vertAlign w:val="superscript"/>
        </w:rPr>
        <w:t>2</w:t>
      </w:r>
      <w:r>
        <w:rPr>
          <w:b/>
          <w:i/>
          <w:spacing w:val="-4"/>
        </w:rPr>
        <w:t>South</w:t>
      </w:r>
      <w:r>
        <w:rPr>
          <w:b/>
          <w:i/>
          <w:spacing w:val="7"/>
        </w:rPr>
        <w:t xml:space="preserve"> </w:t>
      </w:r>
      <w:r>
        <w:rPr>
          <w:b/>
          <w:i/>
          <w:spacing w:val="-4"/>
        </w:rPr>
        <w:t>Dakota</w:t>
      </w:r>
      <w:r>
        <w:rPr>
          <w:b/>
          <w:i/>
          <w:spacing w:val="8"/>
        </w:rPr>
        <w:t xml:space="preserve"> </w:t>
      </w:r>
      <w:r>
        <w:rPr>
          <w:b/>
          <w:i/>
          <w:spacing w:val="-4"/>
        </w:rPr>
        <w:t>State</w:t>
      </w:r>
      <w:r>
        <w:rPr>
          <w:b/>
          <w:i/>
          <w:spacing w:val="7"/>
        </w:rPr>
        <w:t xml:space="preserve"> </w:t>
      </w:r>
      <w:r>
        <w:rPr>
          <w:b/>
          <w:i/>
          <w:spacing w:val="-4"/>
        </w:rPr>
        <w:t>University,</w:t>
      </w:r>
      <w:r>
        <w:rPr>
          <w:b/>
          <w:i/>
          <w:spacing w:val="8"/>
        </w:rPr>
        <w:t xml:space="preserve"> </w:t>
      </w:r>
      <w:r>
        <w:rPr>
          <w:b/>
          <w:i/>
          <w:spacing w:val="-4"/>
        </w:rPr>
        <w:t>Department</w:t>
      </w:r>
      <w:r>
        <w:rPr>
          <w:b/>
          <w:i/>
          <w:spacing w:val="8"/>
        </w:rPr>
        <w:t xml:space="preserve"> </w:t>
      </w:r>
      <w:r>
        <w:rPr>
          <w:b/>
          <w:i/>
          <w:spacing w:val="-4"/>
        </w:rPr>
        <w:t>of</w:t>
      </w:r>
      <w:r>
        <w:rPr>
          <w:b/>
          <w:i/>
          <w:spacing w:val="7"/>
        </w:rPr>
        <w:t xml:space="preserve"> </w:t>
      </w:r>
      <w:r>
        <w:rPr>
          <w:b/>
          <w:i/>
          <w:spacing w:val="-4"/>
        </w:rPr>
        <w:t>Economics,</w:t>
      </w:r>
      <w:r>
        <w:rPr>
          <w:b/>
          <w:i/>
          <w:spacing w:val="8"/>
        </w:rPr>
        <w:t xml:space="preserve"> </w:t>
      </w:r>
      <w:r>
        <w:rPr>
          <w:b/>
          <w:i/>
          <w:spacing w:val="-4"/>
        </w:rPr>
        <w:t>SD,</w:t>
      </w:r>
      <w:r>
        <w:rPr>
          <w:b/>
          <w:i/>
          <w:spacing w:val="7"/>
        </w:rPr>
        <w:t xml:space="preserve"> </w:t>
      </w:r>
      <w:r>
        <w:rPr>
          <w:b/>
          <w:i/>
          <w:spacing w:val="-5"/>
        </w:rPr>
        <w:t>USA</w:t>
      </w:r>
    </w:p>
    <w:p w14:paraId="555E9B51" w14:textId="792D2756" w:rsidR="000305CA" w:rsidRDefault="00F41B08" w:rsidP="000305CA">
      <w:pPr>
        <w:spacing w:before="2" w:line="259" w:lineRule="auto"/>
        <w:ind w:left="40" w:right="36"/>
        <w:jc w:val="center"/>
        <w:rPr>
          <w:b/>
          <w:i/>
        </w:rPr>
      </w:pPr>
      <w:r>
        <w:rPr>
          <w:spacing w:val="-4"/>
          <w:vertAlign w:val="superscript"/>
        </w:rPr>
        <w:t>3</w:t>
      </w:r>
      <w:r w:rsidR="000305CA">
        <w:rPr>
          <w:b/>
          <w:i/>
          <w:spacing w:val="-4"/>
        </w:rPr>
        <w:t>South</w:t>
      </w:r>
      <w:r w:rsidR="000305CA">
        <w:rPr>
          <w:b/>
          <w:i/>
          <w:spacing w:val="4"/>
        </w:rPr>
        <w:t xml:space="preserve"> </w:t>
      </w:r>
      <w:r w:rsidR="000305CA">
        <w:rPr>
          <w:b/>
          <w:i/>
          <w:spacing w:val="-4"/>
        </w:rPr>
        <w:t>Dakota</w:t>
      </w:r>
      <w:r w:rsidR="000305CA">
        <w:rPr>
          <w:b/>
          <w:i/>
          <w:spacing w:val="4"/>
        </w:rPr>
        <w:t xml:space="preserve"> </w:t>
      </w:r>
      <w:r w:rsidR="000305CA">
        <w:rPr>
          <w:b/>
          <w:i/>
          <w:spacing w:val="-4"/>
        </w:rPr>
        <w:t>State</w:t>
      </w:r>
      <w:r w:rsidR="000305CA">
        <w:rPr>
          <w:b/>
          <w:i/>
          <w:spacing w:val="4"/>
        </w:rPr>
        <w:t xml:space="preserve"> </w:t>
      </w:r>
      <w:r w:rsidR="000305CA">
        <w:rPr>
          <w:b/>
          <w:i/>
          <w:spacing w:val="-4"/>
        </w:rPr>
        <w:t>University,</w:t>
      </w:r>
      <w:r w:rsidR="000305CA">
        <w:rPr>
          <w:b/>
          <w:i/>
          <w:spacing w:val="4"/>
        </w:rPr>
        <w:t xml:space="preserve"> </w:t>
      </w:r>
      <w:r w:rsidR="000305CA">
        <w:rPr>
          <w:b/>
          <w:i/>
          <w:spacing w:val="-4"/>
        </w:rPr>
        <w:t>Department</w:t>
      </w:r>
      <w:r w:rsidR="000305CA">
        <w:rPr>
          <w:b/>
          <w:i/>
          <w:spacing w:val="4"/>
        </w:rPr>
        <w:t xml:space="preserve"> </w:t>
      </w:r>
      <w:r w:rsidR="000305CA">
        <w:rPr>
          <w:b/>
          <w:i/>
          <w:spacing w:val="-4"/>
        </w:rPr>
        <w:t>of</w:t>
      </w:r>
      <w:r w:rsidR="000305CA">
        <w:rPr>
          <w:b/>
          <w:i/>
          <w:spacing w:val="4"/>
        </w:rPr>
        <w:t xml:space="preserve"> </w:t>
      </w:r>
      <w:r w:rsidR="000305CA">
        <w:rPr>
          <w:b/>
          <w:i/>
          <w:spacing w:val="-4"/>
        </w:rPr>
        <w:t>Mathematics</w:t>
      </w:r>
      <w:r w:rsidR="000305CA">
        <w:rPr>
          <w:b/>
          <w:i/>
          <w:spacing w:val="4"/>
        </w:rPr>
        <w:t xml:space="preserve"> </w:t>
      </w:r>
      <w:r w:rsidR="000305CA">
        <w:rPr>
          <w:b/>
          <w:i/>
          <w:spacing w:val="-4"/>
        </w:rPr>
        <w:t>and</w:t>
      </w:r>
      <w:r w:rsidR="000305CA">
        <w:rPr>
          <w:b/>
          <w:i/>
          <w:spacing w:val="4"/>
        </w:rPr>
        <w:t xml:space="preserve"> </w:t>
      </w:r>
      <w:r w:rsidR="000305CA">
        <w:rPr>
          <w:b/>
          <w:i/>
          <w:spacing w:val="-4"/>
        </w:rPr>
        <w:t>Statistics,</w:t>
      </w:r>
      <w:r w:rsidR="000305CA">
        <w:rPr>
          <w:b/>
          <w:i/>
          <w:spacing w:val="4"/>
        </w:rPr>
        <w:t xml:space="preserve"> </w:t>
      </w:r>
      <w:r w:rsidR="000305CA">
        <w:rPr>
          <w:b/>
          <w:i/>
          <w:spacing w:val="-4"/>
        </w:rPr>
        <w:t>SD, USA</w:t>
      </w:r>
    </w:p>
    <w:p w14:paraId="7C806C2C" w14:textId="3F81480A" w:rsidR="000305CA" w:rsidRDefault="000305CA" w:rsidP="000305CA">
      <w:pPr>
        <w:pStyle w:val="BodyText"/>
        <w:spacing w:before="227"/>
      </w:pPr>
      <w:r w:rsidRPr="000305CA">
        <w:rPr>
          <w:b/>
          <w:i/>
          <w:sz w:val="22"/>
          <w:highlight w:val="yellow"/>
        </w:rPr>
        <w:t>Email addresses</w:t>
      </w:r>
      <w:r>
        <w:rPr>
          <w:b/>
          <w:i/>
          <w:sz w:val="22"/>
        </w:rPr>
        <w:t xml:space="preserve">: </w:t>
      </w:r>
      <w:hyperlink r:id="rId5" w:history="1">
        <w:r w:rsidRPr="00EB723D">
          <w:rPr>
            <w:rStyle w:val="Hyperlink"/>
            <w:b/>
            <w:i/>
            <w:sz w:val="22"/>
          </w:rPr>
          <w:t>vkwambo@bgsu.edu</w:t>
        </w:r>
      </w:hyperlink>
      <w:r>
        <w:rPr>
          <w:b/>
          <w:i/>
          <w:sz w:val="22"/>
        </w:rPr>
        <w:t>,</w:t>
      </w:r>
      <w:r w:rsidR="004D00C4" w:rsidRPr="004D00C4">
        <w:rPr>
          <w:rStyle w:val="Hyperlink"/>
          <w:b/>
          <w:i/>
          <w:sz w:val="22"/>
        </w:rPr>
        <w:t xml:space="preserve"> </w:t>
      </w:r>
      <w:hyperlink r:id="rId6" w:history="1">
        <w:r w:rsidR="004D00C4" w:rsidRPr="00EB723D">
          <w:rPr>
            <w:rStyle w:val="Hyperlink"/>
            <w:b/>
            <w:i/>
            <w:sz w:val="22"/>
          </w:rPr>
          <w:t>nacasius.ujah@sdstate.edu</w:t>
        </w:r>
      </w:hyperlink>
      <w:r w:rsidR="004D00C4">
        <w:rPr>
          <w:rStyle w:val="Hyperlink"/>
          <w:b/>
          <w:i/>
          <w:sz w:val="22"/>
        </w:rPr>
        <w:t>,</w:t>
      </w:r>
      <w:r>
        <w:rPr>
          <w:b/>
          <w:i/>
          <w:sz w:val="22"/>
        </w:rPr>
        <w:t xml:space="preserve"> </w:t>
      </w:r>
      <w:hyperlink r:id="rId7" w:history="1">
        <w:r w:rsidRPr="00EB723D">
          <w:rPr>
            <w:rStyle w:val="Hyperlink"/>
            <w:b/>
            <w:i/>
            <w:sz w:val="22"/>
          </w:rPr>
          <w:t>tom@rprofet.com</w:t>
        </w:r>
      </w:hyperlink>
      <w:r>
        <w:rPr>
          <w:b/>
          <w:i/>
          <w:sz w:val="22"/>
        </w:rPr>
        <w:t>,</w:t>
      </w:r>
      <w:r w:rsidR="00771240">
        <w:rPr>
          <w:b/>
          <w:i/>
          <w:sz w:val="22"/>
        </w:rPr>
        <w:t xml:space="preserve"> </w:t>
      </w:r>
      <w:r w:rsidR="00771240">
        <w:rPr>
          <w:rStyle w:val="Hyperlink"/>
          <w:b/>
          <w:i/>
          <w:sz w:val="22"/>
        </w:rPr>
        <w:t xml:space="preserve"> </w:t>
      </w:r>
      <w:hyperlink r:id="rId8" w:history="1">
        <w:r w:rsidR="00771240" w:rsidRPr="00EB723D">
          <w:rPr>
            <w:rStyle w:val="Hyperlink"/>
            <w:b/>
            <w:i/>
            <w:sz w:val="22"/>
          </w:rPr>
          <w:t>hmrekab@bgsu.edu</w:t>
        </w:r>
      </w:hyperlink>
      <w:r w:rsidR="00771240">
        <w:t>,</w:t>
      </w:r>
    </w:p>
    <w:p w14:paraId="1ACD7ACA" w14:textId="77777777" w:rsidR="00771240" w:rsidRDefault="00771240" w:rsidP="000305CA">
      <w:pPr>
        <w:pStyle w:val="BodyText"/>
        <w:spacing w:before="227"/>
        <w:rPr>
          <w:b/>
          <w:i/>
          <w:sz w:val="22"/>
        </w:rPr>
      </w:pPr>
    </w:p>
    <w:p w14:paraId="65C61114" w14:textId="77777777" w:rsidR="00BE2CB1" w:rsidRDefault="00BE2CB1" w:rsidP="00C9363E"/>
    <w:p w14:paraId="4BB7E708" w14:textId="77777777" w:rsidR="00BE2CB1" w:rsidRDefault="00BE2CB1" w:rsidP="00BE2CB1">
      <w:pPr>
        <w:pStyle w:val="ListParagraph"/>
        <w:tabs>
          <w:tab w:val="left" w:pos="0"/>
        </w:tabs>
        <w:ind w:left="0"/>
        <w:rPr>
          <w:b/>
          <w:bCs/>
        </w:rPr>
      </w:pPr>
      <w:r>
        <w:rPr>
          <w:b/>
          <w:bCs/>
        </w:rPr>
        <w:t>Abstract:</w:t>
      </w:r>
    </w:p>
    <w:p w14:paraId="66E9A633" w14:textId="3E6B7754" w:rsidR="000B0375" w:rsidRPr="000B0375" w:rsidRDefault="000B0375" w:rsidP="000B0375">
      <w:r w:rsidRPr="000B0375">
        <w:t>Racial and ethnic disparities in mortgage denial persist in the United States. This study analyzes Texas county</w:t>
      </w:r>
      <w:r w:rsidRPr="000B0375">
        <w:noBreakHyphen/>
        <w:t>level mortgage denials from 2018</w:t>
      </w:r>
      <w:r w:rsidR="000128A8">
        <w:t xml:space="preserve"> - 2</w:t>
      </w:r>
      <w:r w:rsidRPr="000B0375">
        <w:t>023 to assess how race, geography, and applicant credit risk shape lending outcomes. Using cross</w:t>
      </w:r>
      <w:r w:rsidRPr="000B0375">
        <w:noBreakHyphen/>
        <w:t>validated LASSO logistic regression and Standardized Incidence Ratios (SIRs), we estimate risk</w:t>
      </w:r>
      <w:r w:rsidRPr="000B0375">
        <w:noBreakHyphen/>
        <w:t>adjusted denial probabilities based on debt</w:t>
      </w:r>
      <w:r w:rsidRPr="000B0375">
        <w:noBreakHyphen/>
        <w:t>to</w:t>
      </w:r>
      <w:r w:rsidRPr="000B0375">
        <w:noBreakHyphen/>
        <w:t>income ratio, loan</w:t>
      </w:r>
      <w:r w:rsidRPr="000B0375">
        <w:noBreakHyphen/>
        <w:t>to</w:t>
      </w:r>
      <w:r w:rsidRPr="000B0375">
        <w:noBreakHyphen/>
        <w:t>value ratio, income, and property value. Debt</w:t>
      </w:r>
      <w:r w:rsidRPr="000B0375">
        <w:noBreakHyphen/>
        <w:t>to</w:t>
      </w:r>
      <w:r w:rsidRPr="000B0375">
        <w:noBreakHyphen/>
        <w:t>income ratio is the strongest and most consistent predictor of denial, with applicants above 50% DTI facing substantially higher odds across all years. All minority racial and ethnic groups experience significantly higher denial likelihoods than Non</w:t>
      </w:r>
      <w:r w:rsidRPr="000B0375">
        <w:noBreakHyphen/>
        <w:t>Hispanic White applicants, with Black applicants generally showing the highest log</w:t>
      </w:r>
      <w:r w:rsidRPr="000B0375">
        <w:noBreakHyphen/>
        <w:t>odds. At the county level, risk</w:t>
      </w:r>
      <w:r w:rsidRPr="000B0375">
        <w:noBreakHyphen/>
        <w:t>adjusted SIRs reveal that in 2018, counties with larger minority populations had lower</w:t>
      </w:r>
      <w:r w:rsidRPr="000B0375">
        <w:noBreakHyphen/>
        <w:t>than</w:t>
      </w:r>
      <w:r w:rsidRPr="000B0375">
        <w:noBreakHyphen/>
        <w:t>expected denial rates</w:t>
      </w:r>
      <w:r>
        <w:t xml:space="preserve"> -</w:t>
      </w:r>
      <w:r w:rsidRPr="000B0375">
        <w:t xml:space="preserve"> reversal of unadjusted patterns</w:t>
      </w:r>
      <w:r>
        <w:t xml:space="preserve"> - i</w:t>
      </w:r>
      <w:r w:rsidRPr="000B0375">
        <w:t xml:space="preserve">ndicating that elevated raw denial rates </w:t>
      </w:r>
      <w:r w:rsidR="00763703">
        <w:t>may</w:t>
      </w:r>
      <w:r w:rsidRPr="000B0375">
        <w:t xml:space="preserve"> largely </w:t>
      </w:r>
      <w:r w:rsidR="00763703">
        <w:t xml:space="preserve">be </w:t>
      </w:r>
      <w:r w:rsidRPr="000B0375">
        <w:t xml:space="preserve">attributable to applicant risk rather than geography. By 2023, this advantage </w:t>
      </w:r>
      <w:r w:rsidR="00C9363E">
        <w:t>is more subtle</w:t>
      </w:r>
      <w:r w:rsidRPr="000B0375">
        <w:t xml:space="preserve"> as SIRs converge statewide. Counties with persistently low SIRs tend to have lower property values and higher minority population shares. These results </w:t>
      </w:r>
      <w:r w:rsidR="00F235DC">
        <w:t>highlight</w:t>
      </w:r>
      <w:r w:rsidRPr="000B0375">
        <w:t xml:space="preserve"> the interplay between individual credit risk, racial composition, and local economic conditions, and </w:t>
      </w:r>
      <w:r w:rsidR="00F235DC">
        <w:t>emphasize</w:t>
      </w:r>
      <w:r w:rsidRPr="000B0375">
        <w:t xml:space="preserve"> the importance of risk adjustment when assessing geographic lending disparities.</w:t>
      </w:r>
    </w:p>
    <w:p w14:paraId="465F23F4" w14:textId="77777777" w:rsidR="000305CA" w:rsidRDefault="000305CA" w:rsidP="00D31FCA"/>
    <w:p w14:paraId="3B65059E" w14:textId="77777777" w:rsidR="000305CA" w:rsidRPr="000305CA" w:rsidRDefault="000305CA" w:rsidP="000305CA">
      <w:r w:rsidRPr="000305CA">
        <w:rPr>
          <w:b/>
        </w:rPr>
        <w:lastRenderedPageBreak/>
        <w:t>Keywords</w:t>
      </w:r>
      <w:r w:rsidRPr="000305CA">
        <w:t>: Mortgage, standardized incidence ratios, minority, disparity.</w:t>
      </w:r>
    </w:p>
    <w:p w14:paraId="208B5845" w14:textId="2E783A9B" w:rsidR="000305CA" w:rsidRPr="00D31FCA" w:rsidRDefault="000305CA" w:rsidP="00D31FCA">
      <w:pPr>
        <w:sectPr w:rsidR="000305CA" w:rsidRPr="00D31FCA">
          <w:pgSz w:w="12240" w:h="15840"/>
          <w:pgMar w:top="1440" w:right="1440" w:bottom="1440" w:left="1440" w:header="720" w:footer="720" w:gutter="0"/>
          <w:cols w:space="720"/>
          <w:docGrid w:linePitch="360"/>
        </w:sectPr>
      </w:pPr>
    </w:p>
    <w:p w14:paraId="649842C5" w14:textId="194ACDCE" w:rsidR="00EC77F4" w:rsidRPr="009B39C1" w:rsidRDefault="007030E4" w:rsidP="00F50F46">
      <w:pPr>
        <w:pStyle w:val="ListParagraph"/>
        <w:numPr>
          <w:ilvl w:val="0"/>
          <w:numId w:val="1"/>
        </w:numPr>
        <w:ind w:hanging="720"/>
        <w:rPr>
          <w:b/>
          <w:bCs/>
        </w:rPr>
      </w:pPr>
      <w:r w:rsidRPr="009B39C1">
        <w:rPr>
          <w:b/>
          <w:bCs/>
        </w:rPr>
        <w:lastRenderedPageBreak/>
        <w:t xml:space="preserve">Introduction </w:t>
      </w:r>
    </w:p>
    <w:p w14:paraId="46840BE9" w14:textId="1AB6D2E8" w:rsidR="000E3A25" w:rsidRDefault="000E3A25" w:rsidP="000E3A25">
      <w:r>
        <w:t xml:space="preserve">Homeownership remains a central pathway to wealth accumulation in the United States, yet access to mortgage credit remains unequally distributed across racial and ethnic groups. A substantial body of research documents persistent disparities in lending outcomes, with Black and Hispanic applicants facing higher denial rates and less favorable loan terms than White borrowers, even decades after the passage of the Fair Housing Act of 1968 and the Equal Credit Opportunity Act of 1974. Although these policies prohibit discrimination </w:t>
      </w:r>
      <w:proofErr w:type="gramStart"/>
      <w:r>
        <w:t>on the basis of</w:t>
      </w:r>
      <w:proofErr w:type="gramEnd"/>
      <w:r>
        <w:t xml:space="preserve"> race, ethnicity, and gender, unequal outcomes persist in practice.</w:t>
      </w:r>
    </w:p>
    <w:p w14:paraId="52C9B7A5" w14:textId="17EB670D" w:rsidR="000E3A25" w:rsidRDefault="000E3A25" w:rsidP="000E3A25">
      <w:pPr>
        <w:ind w:firstLine="720"/>
      </w:pPr>
      <w:r>
        <w:t>Recent empirical evidence shows that racial gaps in mortgage approval remain even when lenders apply ostensibly race</w:t>
      </w:r>
      <w:r>
        <w:rPr>
          <w:rFonts w:ascii="Cambria Math" w:hAnsi="Cambria Math" w:cs="Cambria Math"/>
        </w:rPr>
        <w:t>‑</w:t>
      </w:r>
      <w:r>
        <w:t>neutral underwriting criteria. Bhutta et al. (2022) find that Black and Hispanic applicants continue to receive lower algorithmic approval rates and exhibit higher leverage ratios and weaker credit indicators than similarly qualified White borrowers. These patterns suggest that automated underwriting systems and credit</w:t>
      </w:r>
      <w:r>
        <w:rPr>
          <w:rFonts w:ascii="Cambria Math" w:hAnsi="Cambria Math" w:cs="Cambria Math"/>
        </w:rPr>
        <w:t>‑</w:t>
      </w:r>
      <w:r>
        <w:t>scoring models may reproduce historical inequities under the guise of objective risk assessment. The Consumer Financial Protection Bureau (2023) further reports that, even after controlling for loan-to-value ratios, debt-to-income ratios, and credit scores, Black and Hispanic borrowers remain more likely to be denied credit or charged higher interest rates, leaving a residual disparity unexplained by measurable risk factors. This persistent gap indicates the presence of structural and possibly algorithmic biases embedded within modern lending practices.</w:t>
      </w:r>
    </w:p>
    <w:p w14:paraId="1F971228" w14:textId="77777777" w:rsidR="000E3A25" w:rsidRDefault="000E3A25" w:rsidP="000E3A25">
      <w:pPr>
        <w:ind w:firstLine="720"/>
      </w:pPr>
      <w:r>
        <w:t>Despite federal efforts to eliminate discriminatory lending, racial and ethnic inequities continue to characterize the mortgage landscape. Historical redlining practices, documented by Avery and Buynak (1981), entrenched racial segregation and restricted credit access in minority neighborhoods. Although formally outlawed, redlining’s legacy persists in the form of lower property valuations, concentrated poverty, and persistently higher denial rates for applicants in historically marginalized areas. Contemporary studies, including those by the Urban Institute (2020), show that homes in predominantly Black neighborhoods remain undervalued relative to comparable properties, reinforcing the racial wealth gap. Additional research reveals that Latino borrowers are disproportionately subjected to higher origination fees and subprime lending, even when credit</w:t>
      </w:r>
      <w:r>
        <w:rPr>
          <w:rFonts w:ascii="Cambria Math" w:hAnsi="Cambria Math" w:cs="Cambria Math"/>
        </w:rPr>
        <w:t>‑</w:t>
      </w:r>
      <w:r>
        <w:t>qualified (Loya, 2021; Avery et al., 2008), further limiting wealth</w:t>
      </w:r>
      <w:r>
        <w:rPr>
          <w:rFonts w:ascii="Cambria Math" w:hAnsi="Cambria Math" w:cs="Cambria Math"/>
        </w:rPr>
        <w:t>‑</w:t>
      </w:r>
      <w:r>
        <w:t>building opportunities.</w:t>
      </w:r>
    </w:p>
    <w:p w14:paraId="01A03A83" w14:textId="22BBB83B" w:rsidR="000E3A25" w:rsidRDefault="000E3A25" w:rsidP="000E3A25">
      <w:pPr>
        <w:ind w:firstLine="720"/>
      </w:pPr>
      <w:r>
        <w:t>Texas offers a particularly valuable context for examining these patterns</w:t>
      </w:r>
      <w:r w:rsidR="00887146">
        <w:t>, given</w:t>
      </w:r>
      <w:r>
        <w:t xml:space="preserve"> its diverse demographic composition, with Black and Hispanic residents comprising more than half of the state’s population. This study investigates mortgage approval disparities across Texas counties from 2018 to 2023, focusing on the extent to which racial inequities </w:t>
      </w:r>
      <w:r>
        <w:lastRenderedPageBreak/>
        <w:t>persist after controlling for key credit risk indicators. Using Standardized Incidence Ratios (SIRs), we compare observed denial rates with expected rates conditioned on loan</w:t>
      </w:r>
      <w:r>
        <w:rPr>
          <w:rFonts w:ascii="Cambria Math" w:hAnsi="Cambria Math" w:cs="Cambria Math"/>
        </w:rPr>
        <w:t>‑</w:t>
      </w:r>
      <w:r>
        <w:t>to</w:t>
      </w:r>
      <w:r>
        <w:rPr>
          <w:rFonts w:ascii="Cambria Math" w:hAnsi="Cambria Math" w:cs="Cambria Math"/>
        </w:rPr>
        <w:t>‑</w:t>
      </w:r>
      <w:r>
        <w:t>value and debt</w:t>
      </w:r>
      <w:r>
        <w:rPr>
          <w:rFonts w:ascii="Cambria Math" w:hAnsi="Cambria Math" w:cs="Cambria Math"/>
        </w:rPr>
        <w:t>‑</w:t>
      </w:r>
      <w:r>
        <w:t>to</w:t>
      </w:r>
      <w:r>
        <w:rPr>
          <w:rFonts w:ascii="Cambria Math" w:hAnsi="Cambria Math" w:cs="Cambria Math"/>
        </w:rPr>
        <w:t>‑</w:t>
      </w:r>
      <w:r>
        <w:t xml:space="preserve">income ratios. This method </w:t>
      </w:r>
      <w:r w:rsidR="00887146">
        <w:t>assesses whether inequities remain after accounting for legitimate credit considerations and enables</w:t>
      </w:r>
      <w:r>
        <w:t xml:space="preserve"> spatial comparison across counties.</w:t>
      </w:r>
    </w:p>
    <w:p w14:paraId="7AF16CFB" w14:textId="77777777" w:rsidR="000E3A25" w:rsidRDefault="000E3A25" w:rsidP="000E3A25">
      <w:pPr>
        <w:ind w:firstLine="720"/>
      </w:pPr>
      <w:r>
        <w:t>We further employ penalized binomial regression models to examine whether risk factors are weighted differently for minority and White applicants. The results reveal that counties with persistently lower SIRs tend to have lower median property values, newer housing stock, and higher proportions of minority residents. Minority applicants in these counties experience lower denial rates on average than those in counties with older housing, higher property values, and smaller minority populations. These findings underscore the role of local economic conditions and demographic composition in shaping mortgage outcomes.</w:t>
      </w:r>
    </w:p>
    <w:p w14:paraId="4CA41FA9" w14:textId="3F6E60FC" w:rsidR="000E3A25" w:rsidRDefault="000E3A25" w:rsidP="000E3A25">
      <w:pPr>
        <w:ind w:firstLine="720"/>
      </w:pPr>
      <w:r>
        <w:t>This study advances the literature in three ways. First, it applies epidemiological standardization methods</w:t>
      </w:r>
      <w:r w:rsidR="001C63F2">
        <w:t xml:space="preserve"> - </w:t>
      </w:r>
      <w:r>
        <w:t>rarely used in mortgage research</w:t>
      </w:r>
      <w:r w:rsidR="001C63F2">
        <w:t xml:space="preserve"> - </w:t>
      </w:r>
      <w:r>
        <w:t>to provide county</w:t>
      </w:r>
      <w:r>
        <w:rPr>
          <w:rFonts w:ascii="Cambria Math" w:hAnsi="Cambria Math" w:cs="Cambria Math"/>
        </w:rPr>
        <w:t>‑</w:t>
      </w:r>
      <w:r>
        <w:t>level assessments of inequities beyond what economic factors predict. Second, it highlights the understudied intersection of race, gender, and mortgage access, particularly for women of color in rapidly growing metropolitan areas in Texas. Third, it clarifies how demographic, geographic, and socioeconomic factors interact to produce differential lending outcomes for Black and Hispanic applicants. As structural inequities continue to shape access to homeownership, this analysis offers insights for policymakers and lending institutions seeking to reduce barriers and promote more equitable financial systems.</w:t>
      </w:r>
    </w:p>
    <w:p w14:paraId="4CAF2801" w14:textId="77777777" w:rsidR="000E3A25" w:rsidRDefault="000E3A25" w:rsidP="009B39C1">
      <w:pPr>
        <w:ind w:firstLine="720"/>
      </w:pPr>
      <w:r w:rsidRPr="000E3A25">
        <w:t>The paper is structured as follows: Section 2 reviews the relevant literature; Section 3 outlines the data and methodology; Section 4 reports the results; and Section 5 offers the discussion and conclusion.</w:t>
      </w:r>
    </w:p>
    <w:p w14:paraId="4B2F0F1E" w14:textId="7581D301" w:rsidR="009B39C1" w:rsidRPr="009B39C1" w:rsidRDefault="009B39C1" w:rsidP="00F50F46">
      <w:pPr>
        <w:pStyle w:val="ListParagraph"/>
        <w:numPr>
          <w:ilvl w:val="0"/>
          <w:numId w:val="1"/>
        </w:numPr>
        <w:ind w:hanging="720"/>
        <w:rPr>
          <w:b/>
          <w:bCs/>
        </w:rPr>
      </w:pPr>
      <w:r w:rsidRPr="009B39C1">
        <w:rPr>
          <w:b/>
          <w:bCs/>
        </w:rPr>
        <w:t>Literature Review</w:t>
      </w:r>
    </w:p>
    <w:p w14:paraId="1970566D" w14:textId="564D0BDB" w:rsidR="00887146" w:rsidRDefault="00887146" w:rsidP="00887146">
      <w:r>
        <w:t>Research on racial and ethnic disparities in mortgage lending sits at a productive intersection of social science and medicine, reflecting growing recognition that access to homeownership has far</w:t>
      </w:r>
      <w:r>
        <w:rPr>
          <w:rFonts w:ascii="Cambria Math" w:hAnsi="Cambria Math" w:cs="Cambria Math"/>
        </w:rPr>
        <w:t>‑</w:t>
      </w:r>
      <w:r>
        <w:t>reaching implications for wealth accumulation, community stability, and long</w:t>
      </w:r>
      <w:r>
        <w:rPr>
          <w:rFonts w:ascii="Cambria Math" w:hAnsi="Cambria Math" w:cs="Cambria Math"/>
        </w:rPr>
        <w:t>‑</w:t>
      </w:r>
      <w:r>
        <w:t>term health. Scholars in sociology, economics, public health, and epidemiology have long demonstrated that unequal access to mortgage credit reinforces structural inequities. Williams and Collins (2001) identify residential segregation as a fundamental cause of racial health disparities because it restricts minority communities’ access to essential resources, including wealth through homeownership.</w:t>
      </w:r>
    </w:p>
    <w:p w14:paraId="51BFAABA" w14:textId="77777777" w:rsidR="001C63F2" w:rsidRDefault="001C63F2" w:rsidP="00887146"/>
    <w:p w14:paraId="05B05F0E" w14:textId="1E53DE13" w:rsidR="00887146" w:rsidRPr="001C63F2" w:rsidRDefault="001C63F2" w:rsidP="00887146">
      <w:pPr>
        <w:rPr>
          <w:b/>
          <w:bCs/>
        </w:rPr>
      </w:pPr>
      <w:r>
        <w:rPr>
          <w:b/>
          <w:bCs/>
        </w:rPr>
        <w:lastRenderedPageBreak/>
        <w:t xml:space="preserve">2.1 </w:t>
      </w:r>
      <w:r w:rsidR="00887146" w:rsidRPr="001C63F2">
        <w:rPr>
          <w:b/>
          <w:bCs/>
        </w:rPr>
        <w:t>Epidemiological Approaches to Social Inequality</w:t>
      </w:r>
    </w:p>
    <w:p w14:paraId="5A3B4C30" w14:textId="77777777" w:rsidR="00887146" w:rsidRDefault="00887146" w:rsidP="00887146">
      <w:r>
        <w:t>Epidemiological tools have increasingly been adapted to assess disparities beyond the biomedical domain. The Standardized Incidence Ratio (SIR)—a measure traditionally used to compare observed and expected disease rates (Breslow &amp; Day, 1987)—has been employed to quantify social inequalities. Krieger et al. (2003) argue that the conceptual logic of disease surveillance applies directly to discriminatory outcomes in housing, employment, and criminal justice, as social inequalities become “embodied” at the population level. This aligns with the broader social epidemiology paradigm, which emphasizes how social conditions shape health and well</w:t>
      </w:r>
      <w:r>
        <w:rPr>
          <w:rFonts w:ascii="Cambria Math" w:hAnsi="Cambria Math" w:cs="Cambria Math"/>
        </w:rPr>
        <w:t>‑</w:t>
      </w:r>
      <w:r>
        <w:t>being across the life course (Berkman &amp; Kawachi, 2000). Krieger (2012) provides further theoretical grounding for applying standardized population metrics to social disparities, offering a clear precedent for using SIRs to examine mortgage denial patterns.</w:t>
      </w:r>
    </w:p>
    <w:p w14:paraId="2FE6BECE" w14:textId="77777777" w:rsidR="00887146" w:rsidRDefault="00887146" w:rsidP="00887146">
      <w:pPr>
        <w:ind w:firstLine="720"/>
      </w:pPr>
      <w:r>
        <w:t>Within housing economics, methodological debates focus on the risk of underestimating discrimination when models control for variables that may themselves reflect discriminatory processes. Yinger (1996) warns that adjusting for credit</w:t>
      </w:r>
      <w:r>
        <w:rPr>
          <w:rFonts w:ascii="Cambria Math" w:hAnsi="Cambria Math" w:cs="Cambria Math"/>
        </w:rPr>
        <w:t>‑</w:t>
      </w:r>
      <w:r>
        <w:t>related characteristics shaped by long</w:t>
      </w:r>
      <w:r>
        <w:rPr>
          <w:rFonts w:ascii="Cambria Math" w:hAnsi="Cambria Math" w:cs="Cambria Math"/>
        </w:rPr>
        <w:t>‑</w:t>
      </w:r>
      <w:r>
        <w:t>term inequality can obscure the true extent of racial discrimination. The SIR approach mitigates this concern by comparing observed denial rates with expected rates drawn from a reference population, reducing the need for extensive individual</w:t>
      </w:r>
      <w:r>
        <w:rPr>
          <w:rFonts w:ascii="Cambria Math" w:hAnsi="Cambria Math" w:cs="Cambria Math"/>
        </w:rPr>
        <w:t>‑</w:t>
      </w:r>
      <w:r>
        <w:t>level controls and enabling meaningful county</w:t>
      </w:r>
      <w:r>
        <w:rPr>
          <w:rFonts w:ascii="Cambria Math" w:hAnsi="Cambria Math" w:cs="Cambria Math"/>
        </w:rPr>
        <w:t>‑</w:t>
      </w:r>
      <w:r>
        <w:t>level comparisons.</w:t>
      </w:r>
    </w:p>
    <w:p w14:paraId="4232B7DB" w14:textId="73666E7A" w:rsidR="00887146" w:rsidRPr="001C63F2" w:rsidRDefault="001C63F2" w:rsidP="00887146">
      <w:pPr>
        <w:rPr>
          <w:b/>
          <w:bCs/>
        </w:rPr>
      </w:pPr>
      <w:r>
        <w:rPr>
          <w:b/>
          <w:bCs/>
        </w:rPr>
        <w:t xml:space="preserve">2.2 </w:t>
      </w:r>
      <w:r w:rsidR="00887146" w:rsidRPr="001C63F2">
        <w:rPr>
          <w:b/>
          <w:bCs/>
        </w:rPr>
        <w:t>Spatial Dimensions of Lending Disparities</w:t>
      </w:r>
    </w:p>
    <w:p w14:paraId="2EC4304A" w14:textId="23C702F3" w:rsidR="00887146" w:rsidRDefault="00887146" w:rsidP="00887146">
      <w:r>
        <w:t xml:space="preserve">Recent work using HMDA and administrative data underscores the value of spatially explicit methods in detecting lending disparities. </w:t>
      </w:r>
      <w:proofErr w:type="spellStart"/>
      <w:r>
        <w:t>Besbris</w:t>
      </w:r>
      <w:proofErr w:type="spellEnd"/>
      <w:r>
        <w:t xml:space="preserve"> et al. (2019) employ geographically weighted regression to show that the relationship between race and mortgage denial varies substantially across metropolitan areas, often mirroring historically redlined neighborhoods. Their findings highlight that racial lending disparities are spatially </w:t>
      </w:r>
      <w:r w:rsidR="001C63F2">
        <w:t>uneven,</w:t>
      </w:r>
      <w:r>
        <w:t xml:space="preserve"> and that county</w:t>
      </w:r>
      <w:r>
        <w:rPr>
          <w:rFonts w:ascii="Cambria Math" w:hAnsi="Cambria Math" w:cs="Cambria Math"/>
        </w:rPr>
        <w:t>‑</w:t>
      </w:r>
      <w:r>
        <w:t>level analysis reveals patterns masked by national or statewide averages.</w:t>
      </w:r>
    </w:p>
    <w:p w14:paraId="377D57A8" w14:textId="29E1A631" w:rsidR="00887146" w:rsidRDefault="00887146" w:rsidP="00887146">
      <w:pPr>
        <w:ind w:firstLine="720"/>
      </w:pPr>
      <w:r>
        <w:t>Texas presents a particularly compelling setting for such analysis. With a large Hispanic population and significant Black urban communities in Houston, Dallas–Fort Worth, San Antonio, and Austin, Texas exhibits substantial county</w:t>
      </w:r>
      <w:r>
        <w:rPr>
          <w:rFonts w:ascii="Cambria Math" w:hAnsi="Cambria Math" w:cs="Cambria Math"/>
        </w:rPr>
        <w:t>‑</w:t>
      </w:r>
      <w:r>
        <w:t>level variation in demographics, economic structure, and mortgage market conditions (</w:t>
      </w:r>
      <w:proofErr w:type="spellStart"/>
      <w:r>
        <w:t>Courchane</w:t>
      </w:r>
      <w:proofErr w:type="spellEnd"/>
      <w:r>
        <w:t>, Surette, &amp; Zorn, 2004). Applying the SIR methodology to Texas counties allows researchers to assess whether denial rates experienced by minority applicants exceed those predicted solely by economic and credit-related factors, enabling fine</w:t>
      </w:r>
      <w:r>
        <w:rPr>
          <w:rFonts w:ascii="Cambria Math" w:hAnsi="Cambria Math" w:cs="Cambria Math"/>
        </w:rPr>
        <w:t>‑</w:t>
      </w:r>
      <w:r>
        <w:t>grained identification of spatially concentrated disparities.</w:t>
      </w:r>
    </w:p>
    <w:p w14:paraId="5E989A87" w14:textId="5E944A97" w:rsidR="00887146" w:rsidRPr="001C63F2" w:rsidRDefault="001C63F2" w:rsidP="00887146">
      <w:pPr>
        <w:rPr>
          <w:b/>
          <w:bCs/>
        </w:rPr>
      </w:pPr>
      <w:r>
        <w:rPr>
          <w:b/>
          <w:bCs/>
        </w:rPr>
        <w:lastRenderedPageBreak/>
        <w:t xml:space="preserve">2.3 </w:t>
      </w:r>
      <w:r w:rsidR="00887146" w:rsidRPr="001C63F2">
        <w:rPr>
          <w:b/>
          <w:bCs/>
        </w:rPr>
        <w:t>Historical and Contemporary Racial Dynamics in Lending</w:t>
      </w:r>
    </w:p>
    <w:p w14:paraId="1F6D065C" w14:textId="1A78AEA1" w:rsidR="00887146" w:rsidRDefault="00887146" w:rsidP="00887146">
      <w:r>
        <w:t>Racial disparities in mortgage access cannot be understood apart from the historical foundations of housing discrimination in the United States. Jackson (1987) documents the role of federal housing policy</w:t>
      </w:r>
      <w:r w:rsidR="001C63F2">
        <w:t xml:space="preserve"> - </w:t>
      </w:r>
      <w:r>
        <w:t>especially HOLC redlining</w:t>
      </w:r>
      <w:r w:rsidR="001C63F2">
        <w:t xml:space="preserve"> - </w:t>
      </w:r>
      <w:r>
        <w:t>in systematically excluding racially mixed or predominantly minority neighborhoods from mortgage credit. Rothstein (2017) further shows how government actions entrenched segregation and produced durable wealth inequalities. Massey and Denton (1993) describe these patterns as the result of deliberate institutional practices, linking residential segregation to concentrated poverty, reduced wealth accumulation, and poorer health outcomes.</w:t>
      </w:r>
    </w:p>
    <w:p w14:paraId="3499BEAE" w14:textId="77777777" w:rsidR="00887146" w:rsidRDefault="00887146" w:rsidP="00887146">
      <w:pPr>
        <w:ind w:firstLine="720"/>
      </w:pPr>
      <w:r>
        <w:t>Empirical research using HMDA data confirms that discrimination continues despite formal policy prohibitions. Studies by Munnell et al. (1996) and Ross and Yinger (2002) find persistent racial gaps in denial rates even after adjusting for credit indicators and loan</w:t>
      </w:r>
      <w:r>
        <w:rPr>
          <w:rFonts w:ascii="Cambria Math" w:hAnsi="Cambria Math" w:cs="Cambria Math"/>
        </w:rPr>
        <w:t>‑</w:t>
      </w:r>
      <w:r>
        <w:t>to</w:t>
      </w:r>
      <w:r>
        <w:rPr>
          <w:rFonts w:ascii="Cambria Math" w:hAnsi="Cambria Math" w:cs="Cambria Math"/>
        </w:rPr>
        <w:t>‑</w:t>
      </w:r>
      <w:r>
        <w:t xml:space="preserve">value ratios. Squires (2003) introduces the concept of </w:t>
      </w:r>
      <w:r>
        <w:rPr>
          <w:rFonts w:ascii="Aptos" w:hAnsi="Aptos" w:cs="Aptos"/>
        </w:rPr>
        <w:t>“</w:t>
      </w:r>
      <w:r>
        <w:t>predatory inclusion,</w:t>
      </w:r>
      <w:r>
        <w:rPr>
          <w:rFonts w:ascii="Aptos" w:hAnsi="Aptos" w:cs="Aptos"/>
        </w:rPr>
        <w:t>”</w:t>
      </w:r>
      <w:r>
        <w:t xml:space="preserve"> arguing that minority borrowers often gain access to credit on more exploitative terms. These concerns intensified following the 2007</w:t>
      </w:r>
      <w:r>
        <w:rPr>
          <w:rFonts w:ascii="Aptos" w:hAnsi="Aptos" w:cs="Aptos"/>
        </w:rPr>
        <w:t>–</w:t>
      </w:r>
      <w:r>
        <w:t>2009 financial crisis, when Black and Hispanic borrowers were disproportionately steered toward subprime loans irrespective of creditworthiness (Rugh &amp; Massey, 2010). Segregation amplified the crisis’s unequal impact, demonstrating the contemporary relevance of the structural framework articulated by Massey and Denton.</w:t>
      </w:r>
    </w:p>
    <w:p w14:paraId="0934E917" w14:textId="77777777" w:rsidR="00887146" w:rsidRDefault="00887146" w:rsidP="00887146">
      <w:pPr>
        <w:ind w:firstLine="720"/>
      </w:pPr>
      <w:r>
        <w:t>The mechanisms underlying racial disparities differ across groups. For Black borrowers, evidence consistently points to a combination of direct discrimination, credit disadvantages linked to historical inequity, and appraisal bias that depresses property values in predominantly Black neighborhoods. Perry, Rothstein, and Harshbarger (2018) estimate that homes in majority</w:t>
      </w:r>
      <w:r>
        <w:rPr>
          <w:rFonts w:ascii="Cambria Math" w:hAnsi="Cambria Math" w:cs="Cambria Math"/>
        </w:rPr>
        <w:t>‑</w:t>
      </w:r>
      <w:r>
        <w:t>Black neighborhoods are undervalued by about $48,000 relative to comparable homes in White neighborhoods, weakening collateral strength and increasing denial risk.</w:t>
      </w:r>
    </w:p>
    <w:p w14:paraId="4DDEBC98" w14:textId="25B80227" w:rsidR="00887146" w:rsidRDefault="00887146" w:rsidP="00887146">
      <w:pPr>
        <w:ind w:firstLine="720"/>
      </w:pPr>
      <w:r>
        <w:t>For Hispanic borrowers, disadvantages often include language barriers, immigration</w:t>
      </w:r>
      <w:r>
        <w:rPr>
          <w:rFonts w:ascii="Cambria Math" w:hAnsi="Cambria Math" w:cs="Cambria Math"/>
        </w:rPr>
        <w:t>‑</w:t>
      </w:r>
      <w:r>
        <w:t>related documentation challenges, and informal employment structures that complicate income verification (Apgar &amp; Calder, 2005). Bocian, Ernst, and Li (2008) find that Hispanic borrowers with similar credit profiles to White borrowers were more likely to receive high</w:t>
      </w:r>
      <w:r>
        <w:rPr>
          <w:rFonts w:ascii="Cambria Math" w:hAnsi="Cambria Math" w:cs="Cambria Math"/>
        </w:rPr>
        <w:t>‑</w:t>
      </w:r>
      <w:r>
        <w:t>cost subprime loans, with disproportionately large effects in Texas cities with significant Spanish</w:t>
      </w:r>
      <w:r>
        <w:rPr>
          <w:rFonts w:ascii="Cambria Math" w:hAnsi="Cambria Math" w:cs="Cambria Math"/>
        </w:rPr>
        <w:t>‑</w:t>
      </w:r>
      <w:r>
        <w:t>speaking populations. Because HMDA does not record immigration status, analyses of Hispanic denial rates may understate the scale of exclusion.</w:t>
      </w:r>
    </w:p>
    <w:p w14:paraId="74F5F79F" w14:textId="77777777" w:rsidR="00887146" w:rsidRDefault="00887146" w:rsidP="00887146">
      <w:pPr>
        <w:ind w:firstLine="720"/>
      </w:pPr>
      <w:r>
        <w:t>Spatial disadvantage compounds these racial dynamics. Lichter, Parisi, and Taquino (2015) observe growing racial and ethnic isolation in small and mid</w:t>
      </w:r>
      <w:r>
        <w:rPr>
          <w:rFonts w:ascii="Cambria Math" w:hAnsi="Cambria Math" w:cs="Cambria Math"/>
        </w:rPr>
        <w:t>‑</w:t>
      </w:r>
      <w:r>
        <w:t xml:space="preserve">sized Texas cities and </w:t>
      </w:r>
      <w:r>
        <w:lastRenderedPageBreak/>
        <w:t>rural counties, where segregation is strongly associated with economic disadvantage. In such areas, mortgage denial can further entrench spatial inequality by limiting opportunities for residential mobility and wealth accumulation.</w:t>
      </w:r>
    </w:p>
    <w:p w14:paraId="1B2977E4" w14:textId="2BF94ADF" w:rsidR="00887146" w:rsidRPr="007D5463" w:rsidRDefault="007D5463" w:rsidP="00887146">
      <w:pPr>
        <w:rPr>
          <w:b/>
          <w:bCs/>
        </w:rPr>
      </w:pPr>
      <w:r>
        <w:rPr>
          <w:b/>
          <w:bCs/>
        </w:rPr>
        <w:t xml:space="preserve">2.4 </w:t>
      </w:r>
      <w:r w:rsidR="00887146" w:rsidRPr="007D5463">
        <w:rPr>
          <w:b/>
          <w:bCs/>
        </w:rPr>
        <w:t>Housing, Health, and Structural Inequality</w:t>
      </w:r>
    </w:p>
    <w:p w14:paraId="20E91350" w14:textId="77777777" w:rsidR="00887146" w:rsidRDefault="00887146" w:rsidP="00887146">
      <w:r>
        <w:t>Housing is widely recognized as a central social determinant of health. Frameworks developed by the WHO Commission on Social Determinants of Health (2008) and Marmot (2005) highlight how stable, adequate housing influences physical and mental health through exposure to environmental hazards, stress from housing insecurity, social cohesion, and the financial buffer provided by accumulated home equity.</w:t>
      </w:r>
    </w:p>
    <w:p w14:paraId="2896A15B" w14:textId="4978CEAC" w:rsidR="00887146" w:rsidRDefault="00887146" w:rsidP="00887146">
      <w:pPr>
        <w:ind w:firstLine="720"/>
      </w:pPr>
      <w:r>
        <w:t>Empirical studies link homeownership to improved health outcomes, even after controlling for socioeconomic status. Rohe and Stegman (1994) find that homeowners report greater psychological well</w:t>
      </w:r>
      <w:r>
        <w:rPr>
          <w:rFonts w:ascii="Cambria Math" w:hAnsi="Cambria Math" w:cs="Cambria Math"/>
        </w:rPr>
        <w:t>‑</w:t>
      </w:r>
      <w:r>
        <w:t>being due to increased residential stability and autonomy. Fang et al. (2010) show that homeownership is associated with lower rates of depression, hypertension, and all</w:t>
      </w:r>
      <w:r>
        <w:rPr>
          <w:rFonts w:ascii="Cambria Math" w:hAnsi="Cambria Math" w:cs="Cambria Math"/>
        </w:rPr>
        <w:t>‑</w:t>
      </w:r>
      <w:r>
        <w:t>cause mortality among older adults. Denial of mortgage credit, therefore, not only limits access to wealth-building opportunities but also restricts access to health-protective resources.</w:t>
      </w:r>
    </w:p>
    <w:p w14:paraId="705CD516" w14:textId="169748F5" w:rsidR="00D545C8" w:rsidRPr="00887146" w:rsidRDefault="00887146" w:rsidP="00887146">
      <w:pPr>
        <w:ind w:firstLine="720"/>
      </w:pPr>
      <w:r>
        <w:t>Neighborhood disinvestment further magnifies health disparities. Kramer and Hogue (2009) document strong associations between segregated, high</w:t>
      </w:r>
      <w:r>
        <w:rPr>
          <w:rFonts w:ascii="Cambria Math" w:hAnsi="Cambria Math" w:cs="Cambria Math"/>
        </w:rPr>
        <w:t>‑</w:t>
      </w:r>
      <w:r>
        <w:t>poverty neighborhoods and elevated morbidity and mortality. Smedley, Stith, and Nelson (2003) find that segregation restricts access to quality healthcare infrastructure. Leal and Hess (2010) show that Hispanic residents in segregated areas have lower preventive care utilization, linking these disparities to limited economic mobility</w:t>
      </w:r>
      <w:r w:rsidR="007D5463">
        <w:rPr>
          <w:rFonts w:ascii="Aptos" w:hAnsi="Aptos" w:cs="Aptos"/>
        </w:rPr>
        <w:t xml:space="preserve"> - </w:t>
      </w:r>
      <w:r>
        <w:t>partly shaped by unequal access to homeownership.</w:t>
      </w:r>
    </w:p>
    <w:p w14:paraId="17C073BD" w14:textId="77777777" w:rsidR="00887146" w:rsidRDefault="00887146" w:rsidP="005F45CB">
      <w:pPr>
        <w:rPr>
          <w:b/>
          <w:bCs/>
        </w:rPr>
      </w:pPr>
    </w:p>
    <w:p w14:paraId="2028D3ED" w14:textId="3CAF1F45" w:rsidR="00D545C8" w:rsidRPr="00D545C8" w:rsidRDefault="00D545C8" w:rsidP="00F50F46">
      <w:pPr>
        <w:ind w:left="-90"/>
        <w:rPr>
          <w:b/>
          <w:bCs/>
        </w:rPr>
      </w:pPr>
      <w:r w:rsidRPr="00D545C8">
        <w:rPr>
          <w:b/>
          <w:bCs/>
        </w:rPr>
        <w:t xml:space="preserve">3. </w:t>
      </w:r>
      <w:r w:rsidR="00BE2CB1">
        <w:rPr>
          <w:b/>
          <w:bCs/>
        </w:rPr>
        <w:tab/>
      </w:r>
      <w:r w:rsidRPr="00D545C8">
        <w:rPr>
          <w:b/>
          <w:bCs/>
        </w:rPr>
        <w:t>Data and Methodology</w:t>
      </w:r>
    </w:p>
    <w:p w14:paraId="2A970615" w14:textId="161E36CB" w:rsidR="005F45CB" w:rsidRPr="007D5463" w:rsidRDefault="00F74875" w:rsidP="005F45CB">
      <w:pPr>
        <w:rPr>
          <w:b/>
          <w:bCs/>
        </w:rPr>
      </w:pPr>
      <w:r w:rsidRPr="007D5463">
        <w:rPr>
          <w:b/>
          <w:bCs/>
        </w:rPr>
        <w:t>3.1 Data</w:t>
      </w:r>
    </w:p>
    <w:p w14:paraId="4D836CAF" w14:textId="5EBEA2AE" w:rsidR="00DE44B2" w:rsidRDefault="00DE44B2" w:rsidP="00DE44B2">
      <w:r>
        <w:t>We use publicly available mortgage application data collected under the Home Mortgage Disclosure Act (HMDA) from 2018 to 2023 (CFPB, 2022). HMDA provides comprehensive, annually reported information on mortgage applications submitted to financial institutions regulated by the Federal Financial Institutions Examination Council (FFIEC). These data support oversight of lending practices and the enforcement of fair</w:t>
      </w:r>
      <w:r>
        <w:rPr>
          <w:rFonts w:ascii="Cambria Math" w:hAnsi="Cambria Math" w:cs="Cambria Math"/>
        </w:rPr>
        <w:t>‑</w:t>
      </w:r>
      <w:r>
        <w:t>lending laws, including the Community Reinvestment Act (CRA), under which institutions with low CRA scores may face regulatory scrutiny intended to discourage discriminatory lending (Loya, 2021).</w:t>
      </w:r>
    </w:p>
    <w:p w14:paraId="45ED6238" w14:textId="2FB926C2" w:rsidR="00DE44B2" w:rsidRDefault="00DE44B2" w:rsidP="00DE44B2">
      <w:pPr>
        <w:ind w:firstLine="720"/>
      </w:pPr>
      <w:r>
        <w:lastRenderedPageBreak/>
        <w:t>The HMDA dataset includes applicant income, race, ethnicity, gender, loan amounts, property values, and geographic identifiers. Although co</w:t>
      </w:r>
      <w:r>
        <w:rPr>
          <w:rFonts w:ascii="Cambria Math" w:hAnsi="Cambria Math" w:cs="Cambria Math"/>
        </w:rPr>
        <w:t>‑</w:t>
      </w:r>
      <w:r>
        <w:t>applicant data are recorded, our analysis focuses on primary applicants because many applications do not include co</w:t>
      </w:r>
      <w:r>
        <w:rPr>
          <w:rFonts w:ascii="Cambria Math" w:hAnsi="Cambria Math" w:cs="Cambria Math"/>
        </w:rPr>
        <w:t>‑</w:t>
      </w:r>
      <w:r>
        <w:t>applicant information. Despite its breadth, HMDA does not contain key creditworthiness measures</w:t>
      </w:r>
      <w:r w:rsidR="007D5463">
        <w:rPr>
          <w:rFonts w:ascii="Aptos" w:hAnsi="Aptos" w:cs="Aptos"/>
        </w:rPr>
        <w:t xml:space="preserve"> - </w:t>
      </w:r>
      <w:r>
        <w:t>such as credit scores, down payments, or final sale prices</w:t>
      </w:r>
      <w:r w:rsidR="007D5463">
        <w:rPr>
          <w:rFonts w:ascii="Aptos" w:hAnsi="Aptos" w:cs="Aptos"/>
        </w:rPr>
        <w:t xml:space="preserve"> - </w:t>
      </w:r>
      <w:r>
        <w:t>which constrains the level of risk adjustment. To maintain consistency and avoid confounding eligibility differences, the sample is restricted to non</w:t>
      </w:r>
      <w:r>
        <w:rPr>
          <w:rFonts w:ascii="Cambria Math" w:hAnsi="Cambria Math" w:cs="Cambria Math"/>
        </w:rPr>
        <w:t>‑</w:t>
      </w:r>
      <w:r>
        <w:t>institutional buyers seeking conventional, first</w:t>
      </w:r>
      <w:r>
        <w:rPr>
          <w:rFonts w:ascii="Cambria Math" w:hAnsi="Cambria Math" w:cs="Cambria Math"/>
        </w:rPr>
        <w:t>‑</w:t>
      </w:r>
      <w:r>
        <w:t>lien mortgages for home purchase. FHA and VA loans are excluded due to their specialized underwriting rules. We further limit the sample to 30</w:t>
      </w:r>
      <w:r>
        <w:rPr>
          <w:rFonts w:ascii="Cambria Math" w:hAnsi="Cambria Math" w:cs="Cambria Math"/>
        </w:rPr>
        <w:t>‑</w:t>
      </w:r>
      <w:r>
        <w:t>year fixed</w:t>
      </w:r>
      <w:r>
        <w:rPr>
          <w:rFonts w:ascii="Cambria Math" w:hAnsi="Cambria Math" w:cs="Cambria Math"/>
        </w:rPr>
        <w:t>‑</w:t>
      </w:r>
      <w:r>
        <w:t>rate mortgages for site</w:t>
      </w:r>
      <w:r>
        <w:rPr>
          <w:rFonts w:ascii="Cambria Math" w:hAnsi="Cambria Math" w:cs="Cambria Math"/>
        </w:rPr>
        <w:t>‑</w:t>
      </w:r>
      <w:r>
        <w:t>built, single</w:t>
      </w:r>
      <w:r>
        <w:rPr>
          <w:rFonts w:ascii="Cambria Math" w:hAnsi="Cambria Math" w:cs="Cambria Math"/>
        </w:rPr>
        <w:t>‑</w:t>
      </w:r>
      <w:r>
        <w:t>unit, owner</w:t>
      </w:r>
      <w:r>
        <w:rPr>
          <w:rFonts w:ascii="Cambria Math" w:hAnsi="Cambria Math" w:cs="Cambria Math"/>
        </w:rPr>
        <w:t>‑</w:t>
      </w:r>
      <w:r>
        <w:t>occupied properties. Only completed applications</w:t>
      </w:r>
      <w:r w:rsidR="007D5463">
        <w:rPr>
          <w:rFonts w:ascii="Aptos" w:hAnsi="Aptos" w:cs="Aptos"/>
        </w:rPr>
        <w:t xml:space="preserve"> - </w:t>
      </w:r>
      <w:r>
        <w:t>those neither withdrawn nor closed for incompleteness</w:t>
      </w:r>
      <w:r w:rsidR="007D5463">
        <w:rPr>
          <w:rFonts w:ascii="Aptos" w:hAnsi="Aptos" w:cs="Aptos"/>
        </w:rPr>
        <w:t xml:space="preserve"> - </w:t>
      </w:r>
      <w:r>
        <w:t>are retained.</w:t>
      </w:r>
    </w:p>
    <w:p w14:paraId="3EDDE6B8" w14:textId="77777777" w:rsidR="00DE44B2" w:rsidRDefault="00DE44B2" w:rsidP="00DE44B2">
      <w:pPr>
        <w:ind w:firstLine="720"/>
      </w:pPr>
      <w:r>
        <w:t>Counties with fewer than ten applications are excluded to minimize instability in approval and denial rates. The dataset also provides county</w:t>
      </w:r>
      <w:r>
        <w:rPr>
          <w:rFonts w:ascii="Cambria Math" w:hAnsi="Cambria Math" w:cs="Cambria Math"/>
        </w:rPr>
        <w:t>‑</w:t>
      </w:r>
      <w:r>
        <w:t>level contextual variables, including population size, minority population share, the proportion of 1</w:t>
      </w:r>
      <w:r>
        <w:rPr>
          <w:rFonts w:ascii="Cambria Math" w:hAnsi="Cambria Math" w:cs="Cambria Math"/>
        </w:rPr>
        <w:t>‑</w:t>
      </w:r>
      <w:r>
        <w:t>to</w:t>
      </w:r>
      <w:r>
        <w:rPr>
          <w:rFonts w:ascii="Cambria Math" w:hAnsi="Cambria Math" w:cs="Cambria Math"/>
        </w:rPr>
        <w:t>‑</w:t>
      </w:r>
      <w:r>
        <w:t>4</w:t>
      </w:r>
      <w:r>
        <w:rPr>
          <w:rFonts w:ascii="Cambria Math" w:hAnsi="Cambria Math" w:cs="Cambria Math"/>
        </w:rPr>
        <w:t>‑</w:t>
      </w:r>
      <w:r>
        <w:t>unit housing, median loan amounts, income percentiles, the number of owner</w:t>
      </w:r>
      <w:r>
        <w:rPr>
          <w:rFonts w:ascii="Cambria Math" w:hAnsi="Cambria Math" w:cs="Cambria Math"/>
        </w:rPr>
        <w:t>‑</w:t>
      </w:r>
      <w:r>
        <w:t>occupied units, and the median age of housing stock (CFPB, 2023). To ensure meaningful representation of Black and Hispanic applicants, only counties with adequate demographic diversity are included. According to the 2020 Census, Black and Hispanic residents comprise roughly 54% of the Texas population (U.S. Census Bureau, 2024).</w:t>
      </w:r>
    </w:p>
    <w:p w14:paraId="40082FBF" w14:textId="61E8FBA8" w:rsidR="00DE44B2" w:rsidRDefault="00DE44B2" w:rsidP="00DE44B2">
      <w:pPr>
        <w:ind w:firstLine="720"/>
      </w:pPr>
      <w:r>
        <w:t>After cleaning and filtering, the final analytic dataset contains 1,999,145 applications with nine numerical and twelve categorical variables. Mortgage outcomes are classified as approved, denied, or withdrawn/incomplete. Applicant gender is categorized as male, female, not applicable, or other. Denial reasons include debt</w:t>
      </w:r>
      <w:r>
        <w:rPr>
          <w:rFonts w:ascii="Cambria Math" w:hAnsi="Cambria Math" w:cs="Cambria Math"/>
        </w:rPr>
        <w:t>‑</w:t>
      </w:r>
      <w:r>
        <w:t>to</w:t>
      </w:r>
      <w:r>
        <w:rPr>
          <w:rFonts w:ascii="Cambria Math" w:hAnsi="Cambria Math" w:cs="Cambria Math"/>
        </w:rPr>
        <w:t>‑</w:t>
      </w:r>
      <w:r>
        <w:t>income ratio, employment history, credit history, insufficient collateral or cash, unverifiable information, incomplete applications, insurance denial, and other unspecified factors. Applicants are grouped into age categories: under 25, 25–34, 35–44, 45–54, 55–64, 65–74, above 74, and missing.</w:t>
      </w:r>
    </w:p>
    <w:p w14:paraId="3FB6A662" w14:textId="5273CE9E" w:rsidR="002921D0" w:rsidRDefault="002921D0" w:rsidP="002921D0">
      <w:pPr>
        <w:ind w:firstLine="720"/>
      </w:pPr>
      <w:r>
        <w:t>We code race as follows:</w:t>
      </w:r>
    </w:p>
    <w:p w14:paraId="2C53DB12" w14:textId="27A71572" w:rsidR="008E7FF3" w:rsidRDefault="002921D0" w:rsidP="008E7FF3">
      <w:pPr>
        <w:pStyle w:val="ListParagraph"/>
        <w:numPr>
          <w:ilvl w:val="0"/>
          <w:numId w:val="2"/>
        </w:numPr>
      </w:pPr>
      <w:r>
        <w:t>Joint</w:t>
      </w:r>
      <w:r w:rsidR="008E7FF3">
        <w:t>,</w:t>
      </w:r>
      <w:r>
        <w:t xml:space="preserve"> </w:t>
      </w:r>
      <w:r w:rsidR="008E7FF3" w:rsidRPr="008E7FF3">
        <w:t>for applicants whose derived ethnicity, race, or sex was categorized as joint or who filed with a co-</w:t>
      </w:r>
      <w:proofErr w:type="gramStart"/>
      <w:r w:rsidR="008E7FF3" w:rsidRPr="008E7FF3">
        <w:t>applicant</w:t>
      </w:r>
      <w:r>
        <w:t>;</w:t>
      </w:r>
      <w:proofErr w:type="gramEnd"/>
      <w:r>
        <w:t xml:space="preserve"> </w:t>
      </w:r>
    </w:p>
    <w:p w14:paraId="5B54F0C1" w14:textId="177117F2" w:rsidR="008E7FF3" w:rsidRDefault="002921D0" w:rsidP="008E7FF3">
      <w:pPr>
        <w:pStyle w:val="ListParagraph"/>
        <w:numPr>
          <w:ilvl w:val="0"/>
          <w:numId w:val="2"/>
        </w:numPr>
      </w:pPr>
      <w:r>
        <w:t>Hispanic White</w:t>
      </w:r>
      <w:r w:rsidR="008E7FF3">
        <w:t>,</w:t>
      </w:r>
      <w:r>
        <w:t xml:space="preserve"> for </w:t>
      </w:r>
      <w:r w:rsidR="008E7FF3">
        <w:t xml:space="preserve">individuals identifying as </w:t>
      </w:r>
      <w:r>
        <w:t xml:space="preserve">Hispanic or Latino and </w:t>
      </w:r>
      <w:proofErr w:type="gramStart"/>
      <w:r>
        <w:t>White;</w:t>
      </w:r>
      <w:proofErr w:type="gramEnd"/>
      <w:r>
        <w:t xml:space="preserve"> </w:t>
      </w:r>
    </w:p>
    <w:p w14:paraId="2AD988E6" w14:textId="1B28E9A5" w:rsidR="008E7FF3" w:rsidRDefault="002921D0" w:rsidP="008E7FF3">
      <w:pPr>
        <w:pStyle w:val="ListParagraph"/>
        <w:numPr>
          <w:ilvl w:val="0"/>
          <w:numId w:val="2"/>
        </w:numPr>
      </w:pPr>
      <w:r>
        <w:t>Non-Hispanic White</w:t>
      </w:r>
      <w:r w:rsidR="008E7FF3">
        <w:t>,</w:t>
      </w:r>
      <w:r>
        <w:t xml:space="preserve"> </w:t>
      </w:r>
      <w:r w:rsidR="008E7FF3" w:rsidRPr="008E7FF3">
        <w:t xml:space="preserve">for applicants identifying as White and either non-Hispanic or with missing ethnicity </w:t>
      </w:r>
      <w:proofErr w:type="gramStart"/>
      <w:r w:rsidR="008E7FF3" w:rsidRPr="008E7FF3">
        <w:t>information;</w:t>
      </w:r>
      <w:proofErr w:type="gramEnd"/>
    </w:p>
    <w:p w14:paraId="41289D12" w14:textId="77777777" w:rsidR="008E7FF3" w:rsidRDefault="002921D0" w:rsidP="008E7FF3">
      <w:pPr>
        <w:pStyle w:val="ListParagraph"/>
        <w:numPr>
          <w:ilvl w:val="0"/>
          <w:numId w:val="2"/>
        </w:numPr>
      </w:pPr>
      <w:r>
        <w:t xml:space="preserve">Asian for those identified as </w:t>
      </w:r>
      <w:proofErr w:type="gramStart"/>
      <w:r>
        <w:t>Asian;</w:t>
      </w:r>
      <w:proofErr w:type="gramEnd"/>
      <w:r>
        <w:t xml:space="preserve"> </w:t>
      </w:r>
    </w:p>
    <w:p w14:paraId="6495EF98" w14:textId="77777777" w:rsidR="008E7FF3" w:rsidRDefault="002921D0" w:rsidP="008E7FF3">
      <w:pPr>
        <w:pStyle w:val="ListParagraph"/>
        <w:numPr>
          <w:ilvl w:val="0"/>
          <w:numId w:val="2"/>
        </w:numPr>
      </w:pPr>
      <w:r>
        <w:t xml:space="preserve">Black or African American for those categorized as </w:t>
      </w:r>
      <w:proofErr w:type="gramStart"/>
      <w:r>
        <w:t>Black;</w:t>
      </w:r>
      <w:proofErr w:type="gramEnd"/>
      <w:r>
        <w:t xml:space="preserve"> </w:t>
      </w:r>
    </w:p>
    <w:p w14:paraId="2D3C53BE" w14:textId="77777777" w:rsidR="008E7FF3" w:rsidRDefault="002921D0" w:rsidP="008E7FF3">
      <w:pPr>
        <w:pStyle w:val="ListParagraph"/>
        <w:numPr>
          <w:ilvl w:val="0"/>
          <w:numId w:val="2"/>
        </w:numPr>
      </w:pPr>
      <w:r>
        <w:lastRenderedPageBreak/>
        <w:t xml:space="preserve">Other Minority Races for Native Hawaiian or Other Pacific Islander, multi-racial, Alaska Native, etc., which had smaller representation; </w:t>
      </w:r>
      <w:r w:rsidR="008E7FF3">
        <w:t>and</w:t>
      </w:r>
      <w:r>
        <w:t xml:space="preserve"> </w:t>
      </w:r>
    </w:p>
    <w:p w14:paraId="525BA20C" w14:textId="0D3FA9BF" w:rsidR="008E7FF3" w:rsidRDefault="002921D0" w:rsidP="008E7FF3">
      <w:pPr>
        <w:pStyle w:val="ListParagraph"/>
        <w:numPr>
          <w:ilvl w:val="0"/>
          <w:numId w:val="2"/>
        </w:numPr>
      </w:pPr>
      <w:r>
        <w:t xml:space="preserve">Missing for all </w:t>
      </w:r>
      <w:r w:rsidR="008E7FF3">
        <w:t>remaining cases without race or ethnicity data</w:t>
      </w:r>
      <w:r>
        <w:t xml:space="preserve">. </w:t>
      </w:r>
    </w:p>
    <w:p w14:paraId="497D42DF" w14:textId="77777777" w:rsidR="008E7FF3" w:rsidRDefault="008E7FF3" w:rsidP="008E7FF3">
      <w:pPr>
        <w:pStyle w:val="ListParagraph"/>
        <w:ind w:left="1080"/>
      </w:pPr>
    </w:p>
    <w:p w14:paraId="624DAB6D" w14:textId="44039BB7" w:rsidR="00205BDD" w:rsidRDefault="00205BDD" w:rsidP="00F74875"/>
    <w:p w14:paraId="4F821B79" w14:textId="3DE02D85" w:rsidR="00DB48A0" w:rsidRDefault="00DB48A0" w:rsidP="00DB48A0">
      <w:pPr>
        <w:pStyle w:val="Caption"/>
        <w:keepNext/>
      </w:pPr>
      <w:r>
        <w:t xml:space="preserve">Table </w:t>
      </w:r>
      <w:fldSimple w:instr=" SEQ Table \* ARABIC ">
        <w:r w:rsidR="000764CD">
          <w:rPr>
            <w:noProof/>
          </w:rPr>
          <w:t>1</w:t>
        </w:r>
      </w:fldSimple>
      <w:r>
        <w:t>:</w:t>
      </w:r>
      <w:r w:rsidRPr="00D22F87">
        <w:t xml:space="preserve"> Application Profile by Demography</w:t>
      </w:r>
    </w:p>
    <w:tbl>
      <w:tblPr>
        <w:tblW w:w="0" w:type="auto"/>
        <w:tblInd w:w="77" w:type="dxa"/>
        <w:tblLayout w:type="fixed"/>
        <w:tblCellMar>
          <w:left w:w="0" w:type="dxa"/>
          <w:right w:w="0" w:type="dxa"/>
        </w:tblCellMar>
        <w:tblLook w:val="01E0" w:firstRow="1" w:lastRow="1" w:firstColumn="1" w:lastColumn="1" w:noHBand="0" w:noVBand="0"/>
      </w:tblPr>
      <w:tblGrid>
        <w:gridCol w:w="2053"/>
        <w:gridCol w:w="2010"/>
        <w:gridCol w:w="1363"/>
        <w:gridCol w:w="975"/>
        <w:gridCol w:w="1117"/>
        <w:gridCol w:w="1416"/>
      </w:tblGrid>
      <w:tr w:rsidR="00FF6BD7" w:rsidRPr="00ED3E27" w14:paraId="6B781032" w14:textId="77777777" w:rsidTr="00CD2875">
        <w:trPr>
          <w:trHeight w:val="208"/>
        </w:trPr>
        <w:tc>
          <w:tcPr>
            <w:tcW w:w="2053" w:type="dxa"/>
            <w:tcBorders>
              <w:top w:val="single" w:sz="8" w:space="0" w:color="000000"/>
              <w:bottom w:val="single" w:sz="8" w:space="0" w:color="000000"/>
            </w:tcBorders>
          </w:tcPr>
          <w:p w14:paraId="2F369600" w14:textId="77777777" w:rsidR="00FF6BD7" w:rsidRPr="00ED3E27" w:rsidRDefault="00FF6BD7" w:rsidP="00ED3E27">
            <w:pPr>
              <w:pStyle w:val="NoSpacing"/>
              <w:rPr>
                <w:sz w:val="20"/>
                <w:szCs w:val="20"/>
              </w:rPr>
            </w:pPr>
            <w:r w:rsidRPr="00ED3E27">
              <w:rPr>
                <w:sz w:val="20"/>
                <w:szCs w:val="20"/>
              </w:rPr>
              <w:t xml:space="preserve">YEAR &amp; </w:t>
            </w:r>
          </w:p>
          <w:p w14:paraId="43676A8C" w14:textId="33BCFEE3" w:rsidR="00FF6BD7" w:rsidRPr="00ED3E27" w:rsidRDefault="00FF6BD7" w:rsidP="00ED3E27">
            <w:pPr>
              <w:pStyle w:val="NoSpacing"/>
              <w:rPr>
                <w:sz w:val="20"/>
                <w:szCs w:val="20"/>
              </w:rPr>
            </w:pPr>
            <w:r w:rsidRPr="00ED3E27">
              <w:rPr>
                <w:sz w:val="20"/>
                <w:szCs w:val="20"/>
              </w:rPr>
              <w:t># of APPLICATION</w:t>
            </w:r>
          </w:p>
        </w:tc>
        <w:tc>
          <w:tcPr>
            <w:tcW w:w="2010" w:type="dxa"/>
            <w:tcBorders>
              <w:top w:val="single" w:sz="8" w:space="0" w:color="000000"/>
              <w:bottom w:val="single" w:sz="8" w:space="0" w:color="000000"/>
            </w:tcBorders>
          </w:tcPr>
          <w:p w14:paraId="716F48C2" w14:textId="77777777" w:rsidR="00FF6BD7" w:rsidRPr="00ED3E27" w:rsidRDefault="00FF6BD7" w:rsidP="00ED3E27">
            <w:pPr>
              <w:pStyle w:val="NoSpacing"/>
              <w:rPr>
                <w:sz w:val="20"/>
                <w:szCs w:val="20"/>
              </w:rPr>
            </w:pPr>
            <w:r w:rsidRPr="00ED3E27">
              <w:rPr>
                <w:sz w:val="20"/>
                <w:szCs w:val="20"/>
              </w:rPr>
              <w:t>RACE</w:t>
            </w:r>
          </w:p>
        </w:tc>
        <w:tc>
          <w:tcPr>
            <w:tcW w:w="1363" w:type="dxa"/>
            <w:tcBorders>
              <w:top w:val="single" w:sz="8" w:space="0" w:color="000000"/>
              <w:bottom w:val="single" w:sz="8" w:space="0" w:color="000000"/>
            </w:tcBorders>
          </w:tcPr>
          <w:p w14:paraId="55473AC1" w14:textId="77777777" w:rsidR="00FF6BD7" w:rsidRPr="00ED3E27" w:rsidRDefault="00FF6BD7" w:rsidP="002E40BB">
            <w:pPr>
              <w:pStyle w:val="NoSpacing"/>
              <w:jc w:val="center"/>
              <w:rPr>
                <w:sz w:val="20"/>
                <w:szCs w:val="20"/>
              </w:rPr>
            </w:pPr>
            <w:r w:rsidRPr="00ED3E27">
              <w:rPr>
                <w:sz w:val="20"/>
                <w:szCs w:val="20"/>
              </w:rPr>
              <w:t>APPLICATIONS</w:t>
            </w:r>
          </w:p>
        </w:tc>
        <w:tc>
          <w:tcPr>
            <w:tcW w:w="975" w:type="dxa"/>
            <w:tcBorders>
              <w:top w:val="single" w:sz="8" w:space="0" w:color="000000"/>
              <w:bottom w:val="single" w:sz="8" w:space="0" w:color="000000"/>
            </w:tcBorders>
          </w:tcPr>
          <w:p w14:paraId="28A5D6C1" w14:textId="77777777" w:rsidR="00FF6BD7" w:rsidRPr="00ED3E27" w:rsidRDefault="00FF6BD7" w:rsidP="002E40BB">
            <w:pPr>
              <w:pStyle w:val="NoSpacing"/>
              <w:jc w:val="center"/>
              <w:rPr>
                <w:sz w:val="20"/>
                <w:szCs w:val="20"/>
              </w:rPr>
            </w:pPr>
            <w:r w:rsidRPr="00ED3E27">
              <w:rPr>
                <w:sz w:val="20"/>
                <w:szCs w:val="20"/>
              </w:rPr>
              <w:t>I</w:t>
            </w:r>
          </w:p>
        </w:tc>
        <w:tc>
          <w:tcPr>
            <w:tcW w:w="1117" w:type="dxa"/>
            <w:tcBorders>
              <w:top w:val="single" w:sz="8" w:space="0" w:color="000000"/>
              <w:bottom w:val="single" w:sz="8" w:space="0" w:color="000000"/>
            </w:tcBorders>
          </w:tcPr>
          <w:p w14:paraId="7D2C7F61" w14:textId="77777777" w:rsidR="00FF6BD7" w:rsidRPr="00ED3E27" w:rsidRDefault="00FF6BD7" w:rsidP="002E40BB">
            <w:pPr>
              <w:pStyle w:val="NoSpacing"/>
              <w:jc w:val="center"/>
              <w:rPr>
                <w:sz w:val="20"/>
                <w:szCs w:val="20"/>
              </w:rPr>
            </w:pPr>
            <w:r w:rsidRPr="00ED3E27">
              <w:rPr>
                <w:sz w:val="20"/>
                <w:szCs w:val="20"/>
              </w:rPr>
              <w:t>II</w:t>
            </w:r>
          </w:p>
        </w:tc>
        <w:tc>
          <w:tcPr>
            <w:tcW w:w="1416" w:type="dxa"/>
            <w:tcBorders>
              <w:top w:val="single" w:sz="8" w:space="0" w:color="000000"/>
              <w:bottom w:val="single" w:sz="8" w:space="0" w:color="000000"/>
            </w:tcBorders>
          </w:tcPr>
          <w:p w14:paraId="2F1FA134" w14:textId="77777777" w:rsidR="00FF6BD7" w:rsidRPr="00ED3E27" w:rsidRDefault="00FF6BD7" w:rsidP="002E40BB">
            <w:pPr>
              <w:pStyle w:val="NoSpacing"/>
              <w:jc w:val="center"/>
              <w:rPr>
                <w:sz w:val="20"/>
                <w:szCs w:val="20"/>
              </w:rPr>
            </w:pPr>
            <w:r w:rsidRPr="00ED3E27">
              <w:rPr>
                <w:sz w:val="20"/>
                <w:szCs w:val="20"/>
              </w:rPr>
              <w:t>III</w:t>
            </w:r>
          </w:p>
        </w:tc>
      </w:tr>
      <w:tr w:rsidR="00003BCC" w:rsidRPr="00ED3E27" w14:paraId="7B4CBE4F" w14:textId="77777777" w:rsidTr="00696D5B">
        <w:trPr>
          <w:trHeight w:val="210"/>
        </w:trPr>
        <w:tc>
          <w:tcPr>
            <w:tcW w:w="2053" w:type="dxa"/>
            <w:tcBorders>
              <w:top w:val="single" w:sz="8" w:space="0" w:color="000000"/>
            </w:tcBorders>
          </w:tcPr>
          <w:p w14:paraId="781232DD" w14:textId="7ACDF927" w:rsidR="00003BCC" w:rsidRPr="00ED3E27" w:rsidRDefault="00003BCC" w:rsidP="00003BCC">
            <w:pPr>
              <w:pStyle w:val="NoSpacing"/>
              <w:rPr>
                <w:sz w:val="20"/>
                <w:szCs w:val="20"/>
              </w:rPr>
            </w:pPr>
            <w:r w:rsidRPr="00ED3E27">
              <w:rPr>
                <w:sz w:val="20"/>
                <w:szCs w:val="20"/>
              </w:rPr>
              <w:t>2018 (</w:t>
            </w:r>
            <w:r w:rsidR="008E1E1B">
              <w:rPr>
                <w:sz w:val="20"/>
                <w:szCs w:val="20"/>
              </w:rPr>
              <w:t>293,976</w:t>
            </w:r>
            <w:r w:rsidRPr="00ED3E27">
              <w:rPr>
                <w:sz w:val="20"/>
                <w:szCs w:val="20"/>
              </w:rPr>
              <w:t>)</w:t>
            </w:r>
          </w:p>
        </w:tc>
        <w:tc>
          <w:tcPr>
            <w:tcW w:w="2010" w:type="dxa"/>
            <w:tcBorders>
              <w:top w:val="single" w:sz="8" w:space="0" w:color="000000"/>
            </w:tcBorders>
          </w:tcPr>
          <w:p w14:paraId="6D364D48" w14:textId="77777777" w:rsidR="00003BCC" w:rsidRPr="00ED3E27" w:rsidRDefault="00003BCC" w:rsidP="00003BCC">
            <w:pPr>
              <w:pStyle w:val="NoSpacing"/>
              <w:rPr>
                <w:sz w:val="20"/>
                <w:szCs w:val="20"/>
              </w:rPr>
            </w:pPr>
            <w:r w:rsidRPr="00ED3E27">
              <w:rPr>
                <w:sz w:val="20"/>
                <w:szCs w:val="20"/>
              </w:rPr>
              <w:t>Asian</w:t>
            </w:r>
          </w:p>
        </w:tc>
        <w:tc>
          <w:tcPr>
            <w:tcW w:w="1363" w:type="dxa"/>
            <w:tcBorders>
              <w:top w:val="single" w:sz="8" w:space="0" w:color="000000"/>
            </w:tcBorders>
            <w:vAlign w:val="bottom"/>
          </w:tcPr>
          <w:p w14:paraId="573FACE1" w14:textId="042BDB38" w:rsidR="00003BCC" w:rsidRPr="00ED3E27" w:rsidRDefault="00003BCC" w:rsidP="00003BCC">
            <w:pPr>
              <w:pStyle w:val="NoSpacing"/>
              <w:rPr>
                <w:sz w:val="20"/>
                <w:szCs w:val="20"/>
              </w:rPr>
            </w:pPr>
            <w:r w:rsidRPr="00003BCC">
              <w:rPr>
                <w:sz w:val="20"/>
                <w:szCs w:val="20"/>
              </w:rPr>
              <w:t xml:space="preserve">          12,261 </w:t>
            </w:r>
          </w:p>
        </w:tc>
        <w:tc>
          <w:tcPr>
            <w:tcW w:w="975" w:type="dxa"/>
            <w:tcBorders>
              <w:top w:val="single" w:sz="8" w:space="0" w:color="000000"/>
            </w:tcBorders>
            <w:vAlign w:val="bottom"/>
          </w:tcPr>
          <w:p w14:paraId="40D818F7" w14:textId="142AF9E9" w:rsidR="00003BCC" w:rsidRPr="00ED3E27" w:rsidRDefault="00003BCC" w:rsidP="002E40BB">
            <w:pPr>
              <w:pStyle w:val="NoSpacing"/>
              <w:jc w:val="center"/>
              <w:rPr>
                <w:sz w:val="20"/>
                <w:szCs w:val="20"/>
              </w:rPr>
            </w:pPr>
            <w:r w:rsidRPr="00003BCC">
              <w:rPr>
                <w:sz w:val="20"/>
                <w:szCs w:val="20"/>
              </w:rPr>
              <w:t>4.17%</w:t>
            </w:r>
          </w:p>
        </w:tc>
        <w:tc>
          <w:tcPr>
            <w:tcW w:w="1117" w:type="dxa"/>
            <w:tcBorders>
              <w:top w:val="single" w:sz="8" w:space="0" w:color="000000"/>
            </w:tcBorders>
            <w:vAlign w:val="bottom"/>
          </w:tcPr>
          <w:p w14:paraId="3D42A4C8" w14:textId="130FF73B" w:rsidR="00003BCC" w:rsidRPr="00ED3E27" w:rsidRDefault="00003BCC" w:rsidP="002E40BB">
            <w:pPr>
              <w:pStyle w:val="NoSpacing"/>
              <w:jc w:val="center"/>
              <w:rPr>
                <w:sz w:val="20"/>
                <w:szCs w:val="20"/>
              </w:rPr>
            </w:pPr>
            <w:r w:rsidRPr="00003BCC">
              <w:rPr>
                <w:sz w:val="20"/>
                <w:szCs w:val="20"/>
              </w:rPr>
              <w:t>1,602</w:t>
            </w:r>
          </w:p>
        </w:tc>
        <w:tc>
          <w:tcPr>
            <w:tcW w:w="1416" w:type="dxa"/>
            <w:tcBorders>
              <w:top w:val="single" w:sz="8" w:space="0" w:color="000000"/>
            </w:tcBorders>
            <w:vAlign w:val="bottom"/>
          </w:tcPr>
          <w:p w14:paraId="40B85975" w14:textId="04E45F65" w:rsidR="00003BCC" w:rsidRPr="00ED3E27" w:rsidRDefault="00003BCC" w:rsidP="002E40BB">
            <w:pPr>
              <w:pStyle w:val="NoSpacing"/>
              <w:jc w:val="center"/>
              <w:rPr>
                <w:sz w:val="20"/>
                <w:szCs w:val="20"/>
              </w:rPr>
            </w:pPr>
            <w:r w:rsidRPr="00003BCC">
              <w:rPr>
                <w:sz w:val="20"/>
                <w:szCs w:val="20"/>
              </w:rPr>
              <w:t>13.07%</w:t>
            </w:r>
          </w:p>
        </w:tc>
      </w:tr>
      <w:tr w:rsidR="00003BCC" w:rsidRPr="00ED3E27" w14:paraId="74E77460" w14:textId="77777777" w:rsidTr="00696D5B">
        <w:trPr>
          <w:trHeight w:val="157"/>
        </w:trPr>
        <w:tc>
          <w:tcPr>
            <w:tcW w:w="2053" w:type="dxa"/>
            <w:shd w:val="clear" w:color="auto" w:fill="EFEFEF"/>
          </w:tcPr>
          <w:p w14:paraId="4A2DD09D" w14:textId="77777777" w:rsidR="00003BCC" w:rsidRPr="00ED3E27" w:rsidRDefault="00003BCC" w:rsidP="00003BCC">
            <w:pPr>
              <w:pStyle w:val="NoSpacing"/>
              <w:rPr>
                <w:sz w:val="20"/>
                <w:szCs w:val="20"/>
              </w:rPr>
            </w:pPr>
          </w:p>
        </w:tc>
        <w:tc>
          <w:tcPr>
            <w:tcW w:w="2010" w:type="dxa"/>
            <w:shd w:val="clear" w:color="auto" w:fill="EFEFEF"/>
          </w:tcPr>
          <w:p w14:paraId="5AA8F0DF" w14:textId="77777777" w:rsidR="00003BCC" w:rsidRPr="00ED3E27" w:rsidRDefault="00003BCC" w:rsidP="00003BCC">
            <w:pPr>
              <w:pStyle w:val="NoSpacing"/>
              <w:rPr>
                <w:sz w:val="20"/>
                <w:szCs w:val="20"/>
              </w:rPr>
            </w:pPr>
            <w:r w:rsidRPr="00ED3E27">
              <w:rPr>
                <w:sz w:val="20"/>
                <w:szCs w:val="20"/>
              </w:rPr>
              <w:t>Black or African American</w:t>
            </w:r>
          </w:p>
        </w:tc>
        <w:tc>
          <w:tcPr>
            <w:tcW w:w="1363" w:type="dxa"/>
            <w:shd w:val="clear" w:color="auto" w:fill="EFEFEF"/>
            <w:vAlign w:val="bottom"/>
          </w:tcPr>
          <w:p w14:paraId="1E2D930D" w14:textId="67ADA091" w:rsidR="00003BCC" w:rsidRPr="00ED3E27" w:rsidRDefault="00003BCC" w:rsidP="00003BCC">
            <w:pPr>
              <w:pStyle w:val="NoSpacing"/>
              <w:rPr>
                <w:sz w:val="20"/>
                <w:szCs w:val="20"/>
              </w:rPr>
            </w:pPr>
            <w:r w:rsidRPr="00003BCC">
              <w:rPr>
                <w:sz w:val="20"/>
                <w:szCs w:val="20"/>
              </w:rPr>
              <w:t xml:space="preserve">          17,029 </w:t>
            </w:r>
          </w:p>
        </w:tc>
        <w:tc>
          <w:tcPr>
            <w:tcW w:w="975" w:type="dxa"/>
            <w:shd w:val="clear" w:color="auto" w:fill="EFEFEF"/>
            <w:vAlign w:val="bottom"/>
          </w:tcPr>
          <w:p w14:paraId="556F0CBF" w14:textId="14118477" w:rsidR="00003BCC" w:rsidRPr="00ED3E27" w:rsidRDefault="00003BCC" w:rsidP="002E40BB">
            <w:pPr>
              <w:pStyle w:val="NoSpacing"/>
              <w:jc w:val="center"/>
              <w:rPr>
                <w:sz w:val="20"/>
                <w:szCs w:val="20"/>
              </w:rPr>
            </w:pPr>
            <w:r w:rsidRPr="00003BCC">
              <w:rPr>
                <w:sz w:val="20"/>
                <w:szCs w:val="20"/>
              </w:rPr>
              <w:t>5.79%</w:t>
            </w:r>
          </w:p>
        </w:tc>
        <w:tc>
          <w:tcPr>
            <w:tcW w:w="1117" w:type="dxa"/>
            <w:shd w:val="clear" w:color="auto" w:fill="EFEFEF"/>
            <w:vAlign w:val="bottom"/>
          </w:tcPr>
          <w:p w14:paraId="2048EFFA" w14:textId="2CD05F6C" w:rsidR="00003BCC" w:rsidRPr="00ED3E27" w:rsidRDefault="00003BCC" w:rsidP="002E40BB">
            <w:pPr>
              <w:pStyle w:val="NoSpacing"/>
              <w:jc w:val="center"/>
              <w:rPr>
                <w:sz w:val="20"/>
                <w:szCs w:val="20"/>
              </w:rPr>
            </w:pPr>
            <w:r w:rsidRPr="00003BCC">
              <w:rPr>
                <w:sz w:val="20"/>
                <w:szCs w:val="20"/>
              </w:rPr>
              <w:t>3,126</w:t>
            </w:r>
          </w:p>
        </w:tc>
        <w:tc>
          <w:tcPr>
            <w:tcW w:w="1416" w:type="dxa"/>
            <w:shd w:val="clear" w:color="auto" w:fill="EFEFEF"/>
            <w:vAlign w:val="bottom"/>
          </w:tcPr>
          <w:p w14:paraId="292B1593" w14:textId="29AC87DB" w:rsidR="00003BCC" w:rsidRPr="00ED3E27" w:rsidRDefault="00003BCC" w:rsidP="002E40BB">
            <w:pPr>
              <w:pStyle w:val="NoSpacing"/>
              <w:jc w:val="center"/>
              <w:rPr>
                <w:sz w:val="20"/>
                <w:szCs w:val="20"/>
              </w:rPr>
            </w:pPr>
            <w:r w:rsidRPr="00003BCC">
              <w:rPr>
                <w:sz w:val="20"/>
                <w:szCs w:val="20"/>
              </w:rPr>
              <w:t>18.36%</w:t>
            </w:r>
          </w:p>
        </w:tc>
      </w:tr>
      <w:tr w:rsidR="00003BCC" w:rsidRPr="00ED3E27" w14:paraId="7FD22224" w14:textId="77777777" w:rsidTr="00696D5B">
        <w:trPr>
          <w:trHeight w:val="157"/>
        </w:trPr>
        <w:tc>
          <w:tcPr>
            <w:tcW w:w="2053" w:type="dxa"/>
          </w:tcPr>
          <w:p w14:paraId="6E688E1E" w14:textId="77777777" w:rsidR="00003BCC" w:rsidRPr="00ED3E27" w:rsidRDefault="00003BCC" w:rsidP="00003BCC">
            <w:pPr>
              <w:pStyle w:val="NoSpacing"/>
              <w:rPr>
                <w:sz w:val="20"/>
                <w:szCs w:val="20"/>
              </w:rPr>
            </w:pPr>
          </w:p>
        </w:tc>
        <w:tc>
          <w:tcPr>
            <w:tcW w:w="2010" w:type="dxa"/>
          </w:tcPr>
          <w:p w14:paraId="3C210FDB" w14:textId="77777777" w:rsidR="00003BCC" w:rsidRPr="00ED3E27" w:rsidRDefault="00003BCC" w:rsidP="00003BCC">
            <w:pPr>
              <w:pStyle w:val="NoSpacing"/>
              <w:rPr>
                <w:sz w:val="20"/>
                <w:szCs w:val="20"/>
              </w:rPr>
            </w:pPr>
            <w:r w:rsidRPr="00ED3E27">
              <w:rPr>
                <w:sz w:val="20"/>
                <w:szCs w:val="20"/>
              </w:rPr>
              <w:t>Hispanic White</w:t>
            </w:r>
          </w:p>
        </w:tc>
        <w:tc>
          <w:tcPr>
            <w:tcW w:w="1363" w:type="dxa"/>
            <w:vAlign w:val="bottom"/>
          </w:tcPr>
          <w:p w14:paraId="5B6A213E" w14:textId="11DD4840" w:rsidR="00003BCC" w:rsidRPr="00ED3E27" w:rsidRDefault="00003BCC" w:rsidP="00003BCC">
            <w:pPr>
              <w:pStyle w:val="NoSpacing"/>
              <w:rPr>
                <w:sz w:val="20"/>
                <w:szCs w:val="20"/>
              </w:rPr>
            </w:pPr>
            <w:r w:rsidRPr="00003BCC">
              <w:rPr>
                <w:sz w:val="20"/>
                <w:szCs w:val="20"/>
              </w:rPr>
              <w:t xml:space="preserve">          44,394 </w:t>
            </w:r>
          </w:p>
        </w:tc>
        <w:tc>
          <w:tcPr>
            <w:tcW w:w="975" w:type="dxa"/>
            <w:vAlign w:val="bottom"/>
          </w:tcPr>
          <w:p w14:paraId="118A3BD1" w14:textId="5D70E342" w:rsidR="00003BCC" w:rsidRPr="00ED3E27" w:rsidRDefault="00003BCC" w:rsidP="002E40BB">
            <w:pPr>
              <w:pStyle w:val="NoSpacing"/>
              <w:jc w:val="center"/>
              <w:rPr>
                <w:sz w:val="20"/>
                <w:szCs w:val="20"/>
              </w:rPr>
            </w:pPr>
            <w:r w:rsidRPr="00003BCC">
              <w:rPr>
                <w:sz w:val="20"/>
                <w:szCs w:val="20"/>
              </w:rPr>
              <w:t>15.10%</w:t>
            </w:r>
          </w:p>
        </w:tc>
        <w:tc>
          <w:tcPr>
            <w:tcW w:w="1117" w:type="dxa"/>
            <w:vAlign w:val="bottom"/>
          </w:tcPr>
          <w:p w14:paraId="7F2570CD" w14:textId="2AD7C4C4" w:rsidR="00003BCC" w:rsidRPr="00ED3E27" w:rsidRDefault="00003BCC" w:rsidP="002E40BB">
            <w:pPr>
              <w:pStyle w:val="NoSpacing"/>
              <w:jc w:val="center"/>
              <w:rPr>
                <w:sz w:val="20"/>
                <w:szCs w:val="20"/>
              </w:rPr>
            </w:pPr>
            <w:r w:rsidRPr="00003BCC">
              <w:rPr>
                <w:sz w:val="20"/>
                <w:szCs w:val="20"/>
              </w:rPr>
              <w:t>6,419</w:t>
            </w:r>
          </w:p>
        </w:tc>
        <w:tc>
          <w:tcPr>
            <w:tcW w:w="1416" w:type="dxa"/>
            <w:vAlign w:val="bottom"/>
          </w:tcPr>
          <w:p w14:paraId="5A656B4C" w14:textId="3CA38F00" w:rsidR="00003BCC" w:rsidRPr="00ED3E27" w:rsidRDefault="00003BCC" w:rsidP="002E40BB">
            <w:pPr>
              <w:pStyle w:val="NoSpacing"/>
              <w:jc w:val="center"/>
              <w:rPr>
                <w:sz w:val="20"/>
                <w:szCs w:val="20"/>
              </w:rPr>
            </w:pPr>
            <w:r w:rsidRPr="00003BCC">
              <w:rPr>
                <w:sz w:val="20"/>
                <w:szCs w:val="20"/>
              </w:rPr>
              <w:t>14.46%</w:t>
            </w:r>
          </w:p>
        </w:tc>
      </w:tr>
      <w:tr w:rsidR="00003BCC" w:rsidRPr="00ED3E27" w14:paraId="2AE7DBCF" w14:textId="77777777" w:rsidTr="00696D5B">
        <w:trPr>
          <w:trHeight w:val="157"/>
        </w:trPr>
        <w:tc>
          <w:tcPr>
            <w:tcW w:w="2053" w:type="dxa"/>
            <w:shd w:val="clear" w:color="auto" w:fill="EFEFEF"/>
          </w:tcPr>
          <w:p w14:paraId="3B74AF9F" w14:textId="77777777" w:rsidR="00003BCC" w:rsidRPr="00ED3E27" w:rsidRDefault="00003BCC" w:rsidP="00003BCC">
            <w:pPr>
              <w:pStyle w:val="NoSpacing"/>
              <w:rPr>
                <w:sz w:val="20"/>
                <w:szCs w:val="20"/>
              </w:rPr>
            </w:pPr>
          </w:p>
        </w:tc>
        <w:tc>
          <w:tcPr>
            <w:tcW w:w="2010" w:type="dxa"/>
            <w:shd w:val="clear" w:color="auto" w:fill="EFEFEF"/>
          </w:tcPr>
          <w:p w14:paraId="06823A03" w14:textId="77777777" w:rsidR="00003BCC" w:rsidRPr="00ED3E27" w:rsidRDefault="00003BCC" w:rsidP="00003BCC">
            <w:pPr>
              <w:pStyle w:val="NoSpacing"/>
              <w:rPr>
                <w:sz w:val="20"/>
                <w:szCs w:val="20"/>
              </w:rPr>
            </w:pPr>
            <w:r w:rsidRPr="00ED3E27">
              <w:rPr>
                <w:sz w:val="20"/>
                <w:szCs w:val="20"/>
              </w:rPr>
              <w:t>Joint</w:t>
            </w:r>
          </w:p>
        </w:tc>
        <w:tc>
          <w:tcPr>
            <w:tcW w:w="1363" w:type="dxa"/>
            <w:shd w:val="clear" w:color="auto" w:fill="EFEFEF"/>
            <w:vAlign w:val="bottom"/>
          </w:tcPr>
          <w:p w14:paraId="4CF830FF" w14:textId="65F21B6E" w:rsidR="00003BCC" w:rsidRPr="00ED3E27" w:rsidRDefault="00003BCC" w:rsidP="00003BCC">
            <w:pPr>
              <w:pStyle w:val="NoSpacing"/>
              <w:rPr>
                <w:sz w:val="20"/>
                <w:szCs w:val="20"/>
              </w:rPr>
            </w:pPr>
            <w:r w:rsidRPr="00003BCC">
              <w:rPr>
                <w:sz w:val="20"/>
                <w:szCs w:val="20"/>
              </w:rPr>
              <w:t xml:space="preserve">        117,751 </w:t>
            </w:r>
          </w:p>
        </w:tc>
        <w:tc>
          <w:tcPr>
            <w:tcW w:w="975" w:type="dxa"/>
            <w:shd w:val="clear" w:color="auto" w:fill="EFEFEF"/>
            <w:vAlign w:val="bottom"/>
          </w:tcPr>
          <w:p w14:paraId="687C9168" w14:textId="3FBC4405" w:rsidR="00003BCC" w:rsidRPr="00ED3E27" w:rsidRDefault="00003BCC" w:rsidP="002E40BB">
            <w:pPr>
              <w:pStyle w:val="NoSpacing"/>
              <w:jc w:val="center"/>
              <w:rPr>
                <w:sz w:val="20"/>
                <w:szCs w:val="20"/>
              </w:rPr>
            </w:pPr>
            <w:r w:rsidRPr="00003BCC">
              <w:rPr>
                <w:sz w:val="20"/>
                <w:szCs w:val="20"/>
              </w:rPr>
              <w:t>40.05%</w:t>
            </w:r>
          </w:p>
        </w:tc>
        <w:tc>
          <w:tcPr>
            <w:tcW w:w="1117" w:type="dxa"/>
            <w:shd w:val="clear" w:color="auto" w:fill="EFEFEF"/>
            <w:vAlign w:val="bottom"/>
          </w:tcPr>
          <w:p w14:paraId="0DE33CC5" w14:textId="660132CF" w:rsidR="00003BCC" w:rsidRPr="00ED3E27" w:rsidRDefault="00003BCC" w:rsidP="002E40BB">
            <w:pPr>
              <w:pStyle w:val="NoSpacing"/>
              <w:jc w:val="center"/>
              <w:rPr>
                <w:sz w:val="20"/>
                <w:szCs w:val="20"/>
              </w:rPr>
            </w:pPr>
            <w:r w:rsidRPr="00003BCC">
              <w:rPr>
                <w:sz w:val="20"/>
                <w:szCs w:val="20"/>
              </w:rPr>
              <w:t>12,006</w:t>
            </w:r>
          </w:p>
        </w:tc>
        <w:tc>
          <w:tcPr>
            <w:tcW w:w="1416" w:type="dxa"/>
            <w:shd w:val="clear" w:color="auto" w:fill="EFEFEF"/>
            <w:vAlign w:val="bottom"/>
          </w:tcPr>
          <w:p w14:paraId="619EF9F3" w14:textId="33225DE4" w:rsidR="00003BCC" w:rsidRPr="00ED3E27" w:rsidRDefault="00003BCC" w:rsidP="002E40BB">
            <w:pPr>
              <w:pStyle w:val="NoSpacing"/>
              <w:jc w:val="center"/>
              <w:rPr>
                <w:sz w:val="20"/>
                <w:szCs w:val="20"/>
              </w:rPr>
            </w:pPr>
            <w:r w:rsidRPr="00003BCC">
              <w:rPr>
                <w:sz w:val="20"/>
                <w:szCs w:val="20"/>
              </w:rPr>
              <w:t>10.20%</w:t>
            </w:r>
          </w:p>
        </w:tc>
      </w:tr>
      <w:tr w:rsidR="00003BCC" w:rsidRPr="00ED3E27" w14:paraId="7F6C5E43" w14:textId="77777777" w:rsidTr="00696D5B">
        <w:trPr>
          <w:trHeight w:val="157"/>
        </w:trPr>
        <w:tc>
          <w:tcPr>
            <w:tcW w:w="2053" w:type="dxa"/>
          </w:tcPr>
          <w:p w14:paraId="1BE869B2" w14:textId="77777777" w:rsidR="00003BCC" w:rsidRPr="00ED3E27" w:rsidRDefault="00003BCC" w:rsidP="00003BCC">
            <w:pPr>
              <w:pStyle w:val="NoSpacing"/>
              <w:rPr>
                <w:sz w:val="20"/>
                <w:szCs w:val="20"/>
              </w:rPr>
            </w:pPr>
          </w:p>
        </w:tc>
        <w:tc>
          <w:tcPr>
            <w:tcW w:w="2010" w:type="dxa"/>
          </w:tcPr>
          <w:p w14:paraId="3E2B8ECE" w14:textId="77777777" w:rsidR="00003BCC" w:rsidRPr="00ED3E27" w:rsidRDefault="00003BCC" w:rsidP="00003BCC">
            <w:pPr>
              <w:pStyle w:val="NoSpacing"/>
              <w:rPr>
                <w:sz w:val="20"/>
                <w:szCs w:val="20"/>
              </w:rPr>
            </w:pPr>
            <w:r w:rsidRPr="00ED3E27">
              <w:rPr>
                <w:sz w:val="20"/>
                <w:szCs w:val="20"/>
              </w:rPr>
              <w:t>Missing</w:t>
            </w:r>
          </w:p>
        </w:tc>
        <w:tc>
          <w:tcPr>
            <w:tcW w:w="1363" w:type="dxa"/>
            <w:vAlign w:val="bottom"/>
          </w:tcPr>
          <w:p w14:paraId="28125712" w14:textId="5DBBE7B0" w:rsidR="00003BCC" w:rsidRPr="00ED3E27" w:rsidRDefault="00003BCC" w:rsidP="00003BCC">
            <w:pPr>
              <w:pStyle w:val="NoSpacing"/>
              <w:rPr>
                <w:sz w:val="20"/>
                <w:szCs w:val="20"/>
              </w:rPr>
            </w:pPr>
            <w:r w:rsidRPr="00003BCC">
              <w:rPr>
                <w:sz w:val="20"/>
                <w:szCs w:val="20"/>
              </w:rPr>
              <w:t xml:space="preserve">          22,999 </w:t>
            </w:r>
          </w:p>
        </w:tc>
        <w:tc>
          <w:tcPr>
            <w:tcW w:w="975" w:type="dxa"/>
            <w:vAlign w:val="bottom"/>
          </w:tcPr>
          <w:p w14:paraId="62A30609" w14:textId="784F5CCE" w:rsidR="00003BCC" w:rsidRPr="00ED3E27" w:rsidRDefault="00003BCC" w:rsidP="002E40BB">
            <w:pPr>
              <w:pStyle w:val="NoSpacing"/>
              <w:jc w:val="center"/>
              <w:rPr>
                <w:sz w:val="20"/>
                <w:szCs w:val="20"/>
              </w:rPr>
            </w:pPr>
            <w:r w:rsidRPr="00003BCC">
              <w:rPr>
                <w:sz w:val="20"/>
                <w:szCs w:val="20"/>
              </w:rPr>
              <w:t>7.82%</w:t>
            </w:r>
          </w:p>
        </w:tc>
        <w:tc>
          <w:tcPr>
            <w:tcW w:w="1117" w:type="dxa"/>
            <w:vAlign w:val="bottom"/>
          </w:tcPr>
          <w:p w14:paraId="232B5F76" w14:textId="45F23F49" w:rsidR="00003BCC" w:rsidRPr="00ED3E27" w:rsidRDefault="00003BCC" w:rsidP="002E40BB">
            <w:pPr>
              <w:pStyle w:val="NoSpacing"/>
              <w:jc w:val="center"/>
              <w:rPr>
                <w:sz w:val="20"/>
                <w:szCs w:val="20"/>
              </w:rPr>
            </w:pPr>
            <w:r w:rsidRPr="00003BCC">
              <w:rPr>
                <w:sz w:val="20"/>
                <w:szCs w:val="20"/>
              </w:rPr>
              <w:t>3,359</w:t>
            </w:r>
          </w:p>
        </w:tc>
        <w:tc>
          <w:tcPr>
            <w:tcW w:w="1416" w:type="dxa"/>
            <w:vAlign w:val="bottom"/>
          </w:tcPr>
          <w:p w14:paraId="51FA03B0" w14:textId="438F717A" w:rsidR="00003BCC" w:rsidRPr="00ED3E27" w:rsidRDefault="00003BCC" w:rsidP="002E40BB">
            <w:pPr>
              <w:pStyle w:val="NoSpacing"/>
              <w:jc w:val="center"/>
              <w:rPr>
                <w:sz w:val="20"/>
                <w:szCs w:val="20"/>
              </w:rPr>
            </w:pPr>
            <w:r w:rsidRPr="00003BCC">
              <w:rPr>
                <w:sz w:val="20"/>
                <w:szCs w:val="20"/>
              </w:rPr>
              <w:t>14.60%</w:t>
            </w:r>
          </w:p>
        </w:tc>
      </w:tr>
      <w:tr w:rsidR="00003BCC" w:rsidRPr="00ED3E27" w14:paraId="5BB32A12" w14:textId="77777777" w:rsidTr="00696D5B">
        <w:trPr>
          <w:trHeight w:val="157"/>
        </w:trPr>
        <w:tc>
          <w:tcPr>
            <w:tcW w:w="2053" w:type="dxa"/>
            <w:shd w:val="clear" w:color="auto" w:fill="EFEFEF"/>
          </w:tcPr>
          <w:p w14:paraId="7B691CAF" w14:textId="77777777" w:rsidR="00003BCC" w:rsidRPr="00ED3E27" w:rsidRDefault="00003BCC" w:rsidP="00003BCC">
            <w:pPr>
              <w:pStyle w:val="NoSpacing"/>
              <w:rPr>
                <w:sz w:val="20"/>
                <w:szCs w:val="20"/>
              </w:rPr>
            </w:pPr>
          </w:p>
        </w:tc>
        <w:tc>
          <w:tcPr>
            <w:tcW w:w="2010" w:type="dxa"/>
            <w:shd w:val="clear" w:color="auto" w:fill="EFEFEF"/>
          </w:tcPr>
          <w:p w14:paraId="0A7E5898" w14:textId="77777777" w:rsidR="00003BCC" w:rsidRPr="00ED3E27" w:rsidRDefault="00003BCC" w:rsidP="00003BCC">
            <w:pPr>
              <w:pStyle w:val="NoSpacing"/>
              <w:rPr>
                <w:sz w:val="20"/>
                <w:szCs w:val="20"/>
              </w:rPr>
            </w:pPr>
            <w:r w:rsidRPr="00ED3E27">
              <w:rPr>
                <w:sz w:val="20"/>
                <w:szCs w:val="20"/>
              </w:rPr>
              <w:t>Non-Hispanic White</w:t>
            </w:r>
          </w:p>
        </w:tc>
        <w:tc>
          <w:tcPr>
            <w:tcW w:w="1363" w:type="dxa"/>
            <w:shd w:val="clear" w:color="auto" w:fill="EFEFEF"/>
            <w:vAlign w:val="bottom"/>
          </w:tcPr>
          <w:p w14:paraId="2C196BCD" w14:textId="580D4BF3" w:rsidR="00003BCC" w:rsidRPr="00ED3E27" w:rsidRDefault="00003BCC" w:rsidP="00003BCC">
            <w:pPr>
              <w:pStyle w:val="NoSpacing"/>
              <w:rPr>
                <w:sz w:val="20"/>
                <w:szCs w:val="20"/>
              </w:rPr>
            </w:pPr>
            <w:r w:rsidRPr="00003BCC">
              <w:rPr>
                <w:sz w:val="20"/>
                <w:szCs w:val="20"/>
              </w:rPr>
              <w:t xml:space="preserve">          77,732 </w:t>
            </w:r>
          </w:p>
        </w:tc>
        <w:tc>
          <w:tcPr>
            <w:tcW w:w="975" w:type="dxa"/>
            <w:shd w:val="clear" w:color="auto" w:fill="EFEFEF"/>
            <w:vAlign w:val="bottom"/>
          </w:tcPr>
          <w:p w14:paraId="6649743B" w14:textId="361CCDB5" w:rsidR="00003BCC" w:rsidRPr="00ED3E27" w:rsidRDefault="00003BCC" w:rsidP="002E40BB">
            <w:pPr>
              <w:pStyle w:val="NoSpacing"/>
              <w:jc w:val="center"/>
              <w:rPr>
                <w:sz w:val="20"/>
                <w:szCs w:val="20"/>
              </w:rPr>
            </w:pPr>
            <w:r w:rsidRPr="00003BCC">
              <w:rPr>
                <w:sz w:val="20"/>
                <w:szCs w:val="20"/>
              </w:rPr>
              <w:t>26.44%</w:t>
            </w:r>
          </w:p>
        </w:tc>
        <w:tc>
          <w:tcPr>
            <w:tcW w:w="1117" w:type="dxa"/>
            <w:shd w:val="clear" w:color="auto" w:fill="EFEFEF"/>
            <w:vAlign w:val="bottom"/>
          </w:tcPr>
          <w:p w14:paraId="2AFCF6B1" w14:textId="3EADFCE3" w:rsidR="00003BCC" w:rsidRPr="00ED3E27" w:rsidRDefault="00003BCC" w:rsidP="002E40BB">
            <w:pPr>
              <w:pStyle w:val="NoSpacing"/>
              <w:jc w:val="center"/>
              <w:rPr>
                <w:sz w:val="20"/>
                <w:szCs w:val="20"/>
              </w:rPr>
            </w:pPr>
            <w:r w:rsidRPr="00003BCC">
              <w:rPr>
                <w:sz w:val="20"/>
                <w:szCs w:val="20"/>
              </w:rPr>
              <w:t>7,732</w:t>
            </w:r>
          </w:p>
        </w:tc>
        <w:tc>
          <w:tcPr>
            <w:tcW w:w="1416" w:type="dxa"/>
            <w:shd w:val="clear" w:color="auto" w:fill="EFEFEF"/>
            <w:vAlign w:val="bottom"/>
          </w:tcPr>
          <w:p w14:paraId="4590B66C" w14:textId="0F82A512" w:rsidR="00003BCC" w:rsidRPr="00ED3E27" w:rsidRDefault="00003BCC" w:rsidP="002E40BB">
            <w:pPr>
              <w:pStyle w:val="NoSpacing"/>
              <w:jc w:val="center"/>
              <w:rPr>
                <w:sz w:val="20"/>
                <w:szCs w:val="20"/>
              </w:rPr>
            </w:pPr>
            <w:r w:rsidRPr="00003BCC">
              <w:rPr>
                <w:sz w:val="20"/>
                <w:szCs w:val="20"/>
              </w:rPr>
              <w:t>9.95%</w:t>
            </w:r>
          </w:p>
        </w:tc>
      </w:tr>
      <w:tr w:rsidR="00003BCC" w:rsidRPr="00ED3E27" w14:paraId="77A443E3" w14:textId="77777777" w:rsidTr="00696D5B">
        <w:trPr>
          <w:trHeight w:val="191"/>
        </w:trPr>
        <w:tc>
          <w:tcPr>
            <w:tcW w:w="2053" w:type="dxa"/>
            <w:tcBorders>
              <w:bottom w:val="single" w:sz="4" w:space="0" w:color="000000"/>
            </w:tcBorders>
          </w:tcPr>
          <w:p w14:paraId="0361D068" w14:textId="77777777" w:rsidR="00003BCC" w:rsidRPr="00ED3E27" w:rsidRDefault="00003BCC" w:rsidP="00003BCC">
            <w:pPr>
              <w:pStyle w:val="NoSpacing"/>
              <w:rPr>
                <w:sz w:val="20"/>
                <w:szCs w:val="20"/>
              </w:rPr>
            </w:pPr>
          </w:p>
        </w:tc>
        <w:tc>
          <w:tcPr>
            <w:tcW w:w="2010" w:type="dxa"/>
            <w:tcBorders>
              <w:bottom w:val="single" w:sz="4" w:space="0" w:color="000000"/>
            </w:tcBorders>
          </w:tcPr>
          <w:p w14:paraId="5A84CD6B" w14:textId="77777777" w:rsidR="00003BCC" w:rsidRPr="00ED3E27" w:rsidRDefault="00003BCC" w:rsidP="00003BCC">
            <w:pPr>
              <w:pStyle w:val="NoSpacing"/>
              <w:rPr>
                <w:sz w:val="20"/>
                <w:szCs w:val="20"/>
              </w:rPr>
            </w:pPr>
            <w:r w:rsidRPr="00ED3E27">
              <w:rPr>
                <w:sz w:val="20"/>
                <w:szCs w:val="20"/>
              </w:rPr>
              <w:t>Other Minority Races</w:t>
            </w:r>
          </w:p>
        </w:tc>
        <w:tc>
          <w:tcPr>
            <w:tcW w:w="1363" w:type="dxa"/>
            <w:tcBorders>
              <w:bottom w:val="single" w:sz="4" w:space="0" w:color="000000"/>
            </w:tcBorders>
            <w:vAlign w:val="bottom"/>
          </w:tcPr>
          <w:p w14:paraId="33C95F15" w14:textId="74E3497C" w:rsidR="00003BCC" w:rsidRPr="00ED3E27" w:rsidRDefault="00003BCC" w:rsidP="00003BCC">
            <w:pPr>
              <w:pStyle w:val="NoSpacing"/>
              <w:rPr>
                <w:sz w:val="20"/>
                <w:szCs w:val="20"/>
              </w:rPr>
            </w:pPr>
            <w:r w:rsidRPr="00003BCC">
              <w:rPr>
                <w:sz w:val="20"/>
                <w:szCs w:val="20"/>
              </w:rPr>
              <w:t xml:space="preserve">            1,810 </w:t>
            </w:r>
          </w:p>
        </w:tc>
        <w:tc>
          <w:tcPr>
            <w:tcW w:w="975" w:type="dxa"/>
            <w:tcBorders>
              <w:bottom w:val="single" w:sz="4" w:space="0" w:color="000000"/>
            </w:tcBorders>
            <w:vAlign w:val="bottom"/>
          </w:tcPr>
          <w:p w14:paraId="4F5180F8" w14:textId="2EC4E97C" w:rsidR="00003BCC" w:rsidRPr="00ED3E27" w:rsidRDefault="00003BCC" w:rsidP="002E40BB">
            <w:pPr>
              <w:pStyle w:val="NoSpacing"/>
              <w:jc w:val="center"/>
              <w:rPr>
                <w:sz w:val="20"/>
                <w:szCs w:val="20"/>
              </w:rPr>
            </w:pPr>
            <w:r w:rsidRPr="00003BCC">
              <w:rPr>
                <w:sz w:val="20"/>
                <w:szCs w:val="20"/>
              </w:rPr>
              <w:t>0.62%</w:t>
            </w:r>
          </w:p>
        </w:tc>
        <w:tc>
          <w:tcPr>
            <w:tcW w:w="1117" w:type="dxa"/>
            <w:tcBorders>
              <w:bottom w:val="single" w:sz="4" w:space="0" w:color="000000"/>
            </w:tcBorders>
            <w:vAlign w:val="bottom"/>
          </w:tcPr>
          <w:p w14:paraId="04CD89DB" w14:textId="1F69309C" w:rsidR="00003BCC" w:rsidRPr="00ED3E27" w:rsidRDefault="00003BCC" w:rsidP="002E40BB">
            <w:pPr>
              <w:pStyle w:val="NoSpacing"/>
              <w:jc w:val="center"/>
              <w:rPr>
                <w:sz w:val="20"/>
                <w:szCs w:val="20"/>
              </w:rPr>
            </w:pPr>
            <w:r w:rsidRPr="00003BCC">
              <w:rPr>
                <w:sz w:val="20"/>
                <w:szCs w:val="20"/>
              </w:rPr>
              <w:t>303</w:t>
            </w:r>
          </w:p>
        </w:tc>
        <w:tc>
          <w:tcPr>
            <w:tcW w:w="1416" w:type="dxa"/>
            <w:tcBorders>
              <w:bottom w:val="single" w:sz="4" w:space="0" w:color="000000"/>
            </w:tcBorders>
            <w:vAlign w:val="bottom"/>
          </w:tcPr>
          <w:p w14:paraId="5C2E4F47" w14:textId="3919D41A" w:rsidR="00003BCC" w:rsidRPr="00ED3E27" w:rsidRDefault="00003BCC" w:rsidP="002E40BB">
            <w:pPr>
              <w:pStyle w:val="NoSpacing"/>
              <w:jc w:val="center"/>
              <w:rPr>
                <w:sz w:val="20"/>
                <w:szCs w:val="20"/>
              </w:rPr>
            </w:pPr>
            <w:r w:rsidRPr="00003BCC">
              <w:rPr>
                <w:sz w:val="20"/>
                <w:szCs w:val="20"/>
              </w:rPr>
              <w:t>16.74%</w:t>
            </w:r>
          </w:p>
        </w:tc>
      </w:tr>
      <w:tr w:rsidR="008E1E1B" w:rsidRPr="00ED3E27" w14:paraId="1EBAAFFE" w14:textId="77777777" w:rsidTr="00CD2875">
        <w:trPr>
          <w:trHeight w:val="212"/>
        </w:trPr>
        <w:tc>
          <w:tcPr>
            <w:tcW w:w="2053" w:type="dxa"/>
            <w:tcBorders>
              <w:top w:val="single" w:sz="4" w:space="0" w:color="000000"/>
            </w:tcBorders>
            <w:shd w:val="clear" w:color="auto" w:fill="EFEFEF"/>
          </w:tcPr>
          <w:p w14:paraId="73CD4749" w14:textId="53D75885" w:rsidR="008E1E1B" w:rsidRPr="00ED3E27" w:rsidRDefault="008E1E1B" w:rsidP="008E1E1B">
            <w:pPr>
              <w:pStyle w:val="NoSpacing"/>
              <w:rPr>
                <w:sz w:val="20"/>
                <w:szCs w:val="20"/>
              </w:rPr>
            </w:pPr>
            <w:r w:rsidRPr="00ED3E27">
              <w:rPr>
                <w:sz w:val="20"/>
                <w:szCs w:val="20"/>
              </w:rPr>
              <w:t>2019 (</w:t>
            </w:r>
            <w:r w:rsidR="00E125AC">
              <w:rPr>
                <w:sz w:val="20"/>
                <w:szCs w:val="20"/>
              </w:rPr>
              <w:t>321,588</w:t>
            </w:r>
            <w:r w:rsidRPr="00ED3E27">
              <w:rPr>
                <w:sz w:val="20"/>
                <w:szCs w:val="20"/>
              </w:rPr>
              <w:t>)</w:t>
            </w:r>
          </w:p>
        </w:tc>
        <w:tc>
          <w:tcPr>
            <w:tcW w:w="2010" w:type="dxa"/>
            <w:tcBorders>
              <w:top w:val="single" w:sz="4" w:space="0" w:color="000000"/>
            </w:tcBorders>
            <w:shd w:val="clear" w:color="auto" w:fill="EFEFEF"/>
          </w:tcPr>
          <w:p w14:paraId="2534A40C" w14:textId="77777777" w:rsidR="008E1E1B" w:rsidRPr="00ED3E27" w:rsidRDefault="008E1E1B" w:rsidP="008E1E1B">
            <w:pPr>
              <w:pStyle w:val="NoSpacing"/>
              <w:rPr>
                <w:sz w:val="20"/>
                <w:szCs w:val="20"/>
              </w:rPr>
            </w:pPr>
            <w:r w:rsidRPr="00ED3E27">
              <w:rPr>
                <w:sz w:val="20"/>
                <w:szCs w:val="20"/>
              </w:rPr>
              <w:t>Asian</w:t>
            </w:r>
          </w:p>
        </w:tc>
        <w:tc>
          <w:tcPr>
            <w:tcW w:w="1363" w:type="dxa"/>
            <w:tcBorders>
              <w:top w:val="single" w:sz="4" w:space="0" w:color="000000"/>
            </w:tcBorders>
            <w:shd w:val="clear" w:color="auto" w:fill="EFEFEF"/>
            <w:vAlign w:val="bottom"/>
          </w:tcPr>
          <w:p w14:paraId="6F8622D1" w14:textId="0802AE12" w:rsidR="008E1E1B" w:rsidRPr="00ED3E27" w:rsidRDefault="008E1E1B" w:rsidP="008E1E1B">
            <w:pPr>
              <w:pStyle w:val="NoSpacing"/>
              <w:rPr>
                <w:sz w:val="20"/>
                <w:szCs w:val="20"/>
              </w:rPr>
            </w:pPr>
            <w:r w:rsidRPr="008E1E1B">
              <w:rPr>
                <w:sz w:val="20"/>
                <w:szCs w:val="20"/>
              </w:rPr>
              <w:t xml:space="preserve">          12,788 </w:t>
            </w:r>
          </w:p>
        </w:tc>
        <w:tc>
          <w:tcPr>
            <w:tcW w:w="975" w:type="dxa"/>
            <w:tcBorders>
              <w:top w:val="single" w:sz="4" w:space="0" w:color="000000"/>
            </w:tcBorders>
            <w:shd w:val="clear" w:color="auto" w:fill="EFEFEF"/>
            <w:vAlign w:val="bottom"/>
          </w:tcPr>
          <w:p w14:paraId="07F2B08D" w14:textId="7E9025D0" w:rsidR="008E1E1B" w:rsidRPr="00ED3E27" w:rsidRDefault="008E1E1B" w:rsidP="002E40BB">
            <w:pPr>
              <w:pStyle w:val="NoSpacing"/>
              <w:jc w:val="center"/>
              <w:rPr>
                <w:sz w:val="20"/>
                <w:szCs w:val="20"/>
              </w:rPr>
            </w:pPr>
            <w:r w:rsidRPr="008E1E1B">
              <w:rPr>
                <w:sz w:val="20"/>
                <w:szCs w:val="20"/>
              </w:rPr>
              <w:t>3.98%</w:t>
            </w:r>
          </w:p>
        </w:tc>
        <w:tc>
          <w:tcPr>
            <w:tcW w:w="1117" w:type="dxa"/>
            <w:tcBorders>
              <w:top w:val="single" w:sz="4" w:space="0" w:color="000000"/>
            </w:tcBorders>
            <w:shd w:val="clear" w:color="auto" w:fill="EFEFEF"/>
            <w:vAlign w:val="bottom"/>
          </w:tcPr>
          <w:p w14:paraId="046BD82F" w14:textId="79343D89" w:rsidR="008E1E1B" w:rsidRPr="00ED3E27" w:rsidRDefault="008E1E1B" w:rsidP="002E40BB">
            <w:pPr>
              <w:pStyle w:val="NoSpacing"/>
              <w:jc w:val="center"/>
              <w:rPr>
                <w:sz w:val="20"/>
                <w:szCs w:val="20"/>
              </w:rPr>
            </w:pPr>
            <w:r w:rsidRPr="008E1E1B">
              <w:rPr>
                <w:sz w:val="20"/>
                <w:szCs w:val="20"/>
              </w:rPr>
              <w:t>1,595</w:t>
            </w:r>
          </w:p>
        </w:tc>
        <w:tc>
          <w:tcPr>
            <w:tcW w:w="1416" w:type="dxa"/>
            <w:tcBorders>
              <w:top w:val="single" w:sz="4" w:space="0" w:color="000000"/>
            </w:tcBorders>
            <w:shd w:val="clear" w:color="auto" w:fill="EFEFEF"/>
            <w:vAlign w:val="bottom"/>
          </w:tcPr>
          <w:p w14:paraId="38513713" w14:textId="1796CF26" w:rsidR="008E1E1B" w:rsidRPr="00ED3E27" w:rsidRDefault="008E1E1B" w:rsidP="002E40BB">
            <w:pPr>
              <w:pStyle w:val="NoSpacing"/>
              <w:jc w:val="center"/>
              <w:rPr>
                <w:sz w:val="20"/>
                <w:szCs w:val="20"/>
              </w:rPr>
            </w:pPr>
            <w:r w:rsidRPr="008E1E1B">
              <w:rPr>
                <w:sz w:val="20"/>
                <w:szCs w:val="20"/>
              </w:rPr>
              <w:t>12.47%</w:t>
            </w:r>
          </w:p>
        </w:tc>
      </w:tr>
      <w:tr w:rsidR="008E1E1B" w:rsidRPr="00ED3E27" w14:paraId="1A553971" w14:textId="77777777" w:rsidTr="00CD2875">
        <w:trPr>
          <w:trHeight w:val="157"/>
        </w:trPr>
        <w:tc>
          <w:tcPr>
            <w:tcW w:w="2053" w:type="dxa"/>
          </w:tcPr>
          <w:p w14:paraId="7AFE5FD0" w14:textId="77777777" w:rsidR="008E1E1B" w:rsidRPr="00ED3E27" w:rsidRDefault="008E1E1B" w:rsidP="008E1E1B">
            <w:pPr>
              <w:pStyle w:val="NoSpacing"/>
              <w:rPr>
                <w:sz w:val="20"/>
                <w:szCs w:val="20"/>
              </w:rPr>
            </w:pPr>
          </w:p>
        </w:tc>
        <w:tc>
          <w:tcPr>
            <w:tcW w:w="2010" w:type="dxa"/>
          </w:tcPr>
          <w:p w14:paraId="0BAEA5C7" w14:textId="77777777" w:rsidR="008E1E1B" w:rsidRPr="00ED3E27" w:rsidRDefault="008E1E1B" w:rsidP="008E1E1B">
            <w:pPr>
              <w:pStyle w:val="NoSpacing"/>
              <w:rPr>
                <w:sz w:val="20"/>
                <w:szCs w:val="20"/>
              </w:rPr>
            </w:pPr>
            <w:r w:rsidRPr="00ED3E27">
              <w:rPr>
                <w:sz w:val="20"/>
                <w:szCs w:val="20"/>
              </w:rPr>
              <w:t>Black or African American</w:t>
            </w:r>
          </w:p>
        </w:tc>
        <w:tc>
          <w:tcPr>
            <w:tcW w:w="1363" w:type="dxa"/>
            <w:vAlign w:val="bottom"/>
          </w:tcPr>
          <w:p w14:paraId="461A7678" w14:textId="78DA7582" w:rsidR="008E1E1B" w:rsidRPr="00ED3E27" w:rsidRDefault="008E1E1B" w:rsidP="008E1E1B">
            <w:pPr>
              <w:pStyle w:val="NoSpacing"/>
              <w:rPr>
                <w:sz w:val="20"/>
                <w:szCs w:val="20"/>
              </w:rPr>
            </w:pPr>
            <w:r w:rsidRPr="008E1E1B">
              <w:rPr>
                <w:sz w:val="20"/>
                <w:szCs w:val="20"/>
              </w:rPr>
              <w:t xml:space="preserve">          18,754 </w:t>
            </w:r>
          </w:p>
        </w:tc>
        <w:tc>
          <w:tcPr>
            <w:tcW w:w="975" w:type="dxa"/>
            <w:vAlign w:val="bottom"/>
          </w:tcPr>
          <w:p w14:paraId="003FB5C3" w14:textId="3B89625F" w:rsidR="008E1E1B" w:rsidRPr="00ED3E27" w:rsidRDefault="008E1E1B" w:rsidP="002E40BB">
            <w:pPr>
              <w:pStyle w:val="NoSpacing"/>
              <w:jc w:val="center"/>
              <w:rPr>
                <w:sz w:val="20"/>
                <w:szCs w:val="20"/>
              </w:rPr>
            </w:pPr>
            <w:r w:rsidRPr="008E1E1B">
              <w:rPr>
                <w:sz w:val="20"/>
                <w:szCs w:val="20"/>
              </w:rPr>
              <w:t>5.83%</w:t>
            </w:r>
          </w:p>
        </w:tc>
        <w:tc>
          <w:tcPr>
            <w:tcW w:w="1117" w:type="dxa"/>
            <w:vAlign w:val="bottom"/>
          </w:tcPr>
          <w:p w14:paraId="272C96FD" w14:textId="2DADDB42" w:rsidR="008E1E1B" w:rsidRPr="00ED3E27" w:rsidRDefault="008E1E1B" w:rsidP="002E40BB">
            <w:pPr>
              <w:pStyle w:val="NoSpacing"/>
              <w:jc w:val="center"/>
              <w:rPr>
                <w:sz w:val="20"/>
                <w:szCs w:val="20"/>
              </w:rPr>
            </w:pPr>
            <w:r w:rsidRPr="008E1E1B">
              <w:rPr>
                <w:sz w:val="20"/>
                <w:szCs w:val="20"/>
              </w:rPr>
              <w:t>3,363</w:t>
            </w:r>
          </w:p>
        </w:tc>
        <w:tc>
          <w:tcPr>
            <w:tcW w:w="1416" w:type="dxa"/>
            <w:vAlign w:val="bottom"/>
          </w:tcPr>
          <w:p w14:paraId="74A934A3" w14:textId="2AB46B84" w:rsidR="008E1E1B" w:rsidRPr="00ED3E27" w:rsidRDefault="008E1E1B" w:rsidP="002E40BB">
            <w:pPr>
              <w:pStyle w:val="NoSpacing"/>
              <w:jc w:val="center"/>
              <w:rPr>
                <w:sz w:val="20"/>
                <w:szCs w:val="20"/>
              </w:rPr>
            </w:pPr>
            <w:r w:rsidRPr="008E1E1B">
              <w:rPr>
                <w:sz w:val="20"/>
                <w:szCs w:val="20"/>
              </w:rPr>
              <w:t>17.93%</w:t>
            </w:r>
          </w:p>
        </w:tc>
      </w:tr>
      <w:tr w:rsidR="008E1E1B" w:rsidRPr="00ED3E27" w14:paraId="489F330A" w14:textId="77777777" w:rsidTr="00CD2875">
        <w:trPr>
          <w:trHeight w:val="157"/>
        </w:trPr>
        <w:tc>
          <w:tcPr>
            <w:tcW w:w="2053" w:type="dxa"/>
            <w:shd w:val="clear" w:color="auto" w:fill="EFEFEF"/>
          </w:tcPr>
          <w:p w14:paraId="52897100" w14:textId="77777777" w:rsidR="008E1E1B" w:rsidRPr="00ED3E27" w:rsidRDefault="008E1E1B" w:rsidP="008E1E1B">
            <w:pPr>
              <w:pStyle w:val="NoSpacing"/>
              <w:rPr>
                <w:sz w:val="20"/>
                <w:szCs w:val="20"/>
              </w:rPr>
            </w:pPr>
          </w:p>
        </w:tc>
        <w:tc>
          <w:tcPr>
            <w:tcW w:w="2010" w:type="dxa"/>
            <w:shd w:val="clear" w:color="auto" w:fill="EFEFEF"/>
          </w:tcPr>
          <w:p w14:paraId="7DC0FBBE" w14:textId="77777777" w:rsidR="008E1E1B" w:rsidRPr="00ED3E27" w:rsidRDefault="008E1E1B" w:rsidP="008E1E1B">
            <w:pPr>
              <w:pStyle w:val="NoSpacing"/>
              <w:rPr>
                <w:sz w:val="20"/>
                <w:szCs w:val="20"/>
              </w:rPr>
            </w:pPr>
            <w:r w:rsidRPr="00ED3E27">
              <w:rPr>
                <w:sz w:val="20"/>
                <w:szCs w:val="20"/>
              </w:rPr>
              <w:t>Hispanic White</w:t>
            </w:r>
          </w:p>
        </w:tc>
        <w:tc>
          <w:tcPr>
            <w:tcW w:w="1363" w:type="dxa"/>
            <w:shd w:val="clear" w:color="auto" w:fill="EFEFEF"/>
            <w:vAlign w:val="bottom"/>
          </w:tcPr>
          <w:p w14:paraId="6F8693B1" w14:textId="5BE9508F" w:rsidR="008E1E1B" w:rsidRPr="00ED3E27" w:rsidRDefault="008E1E1B" w:rsidP="008E1E1B">
            <w:pPr>
              <w:pStyle w:val="NoSpacing"/>
              <w:rPr>
                <w:sz w:val="20"/>
                <w:szCs w:val="20"/>
              </w:rPr>
            </w:pPr>
            <w:r w:rsidRPr="008E1E1B">
              <w:rPr>
                <w:sz w:val="20"/>
                <w:szCs w:val="20"/>
              </w:rPr>
              <w:t xml:space="preserve">          50,590 </w:t>
            </w:r>
          </w:p>
        </w:tc>
        <w:tc>
          <w:tcPr>
            <w:tcW w:w="975" w:type="dxa"/>
            <w:shd w:val="clear" w:color="auto" w:fill="EFEFEF"/>
            <w:vAlign w:val="bottom"/>
          </w:tcPr>
          <w:p w14:paraId="18DCEE41" w14:textId="26C1F98F" w:rsidR="008E1E1B" w:rsidRPr="00ED3E27" w:rsidRDefault="008E1E1B" w:rsidP="002E40BB">
            <w:pPr>
              <w:pStyle w:val="NoSpacing"/>
              <w:jc w:val="center"/>
              <w:rPr>
                <w:sz w:val="20"/>
                <w:szCs w:val="20"/>
              </w:rPr>
            </w:pPr>
            <w:r w:rsidRPr="008E1E1B">
              <w:rPr>
                <w:sz w:val="20"/>
                <w:szCs w:val="20"/>
              </w:rPr>
              <w:t>15.73%</w:t>
            </w:r>
          </w:p>
        </w:tc>
        <w:tc>
          <w:tcPr>
            <w:tcW w:w="1117" w:type="dxa"/>
            <w:shd w:val="clear" w:color="auto" w:fill="EFEFEF"/>
            <w:vAlign w:val="bottom"/>
          </w:tcPr>
          <w:p w14:paraId="6EACFE50" w14:textId="6DE3B428" w:rsidR="008E1E1B" w:rsidRPr="00ED3E27" w:rsidRDefault="008E1E1B" w:rsidP="002E40BB">
            <w:pPr>
              <w:pStyle w:val="NoSpacing"/>
              <w:jc w:val="center"/>
              <w:rPr>
                <w:sz w:val="20"/>
                <w:szCs w:val="20"/>
              </w:rPr>
            </w:pPr>
            <w:r w:rsidRPr="008E1E1B">
              <w:rPr>
                <w:sz w:val="20"/>
                <w:szCs w:val="20"/>
              </w:rPr>
              <w:t>6,772</w:t>
            </w:r>
          </w:p>
        </w:tc>
        <w:tc>
          <w:tcPr>
            <w:tcW w:w="1416" w:type="dxa"/>
            <w:shd w:val="clear" w:color="auto" w:fill="EFEFEF"/>
            <w:vAlign w:val="bottom"/>
          </w:tcPr>
          <w:p w14:paraId="7DA546EF" w14:textId="71BA6A83" w:rsidR="008E1E1B" w:rsidRPr="00ED3E27" w:rsidRDefault="008E1E1B" w:rsidP="002E40BB">
            <w:pPr>
              <w:pStyle w:val="NoSpacing"/>
              <w:jc w:val="center"/>
              <w:rPr>
                <w:sz w:val="20"/>
                <w:szCs w:val="20"/>
              </w:rPr>
            </w:pPr>
            <w:r w:rsidRPr="008E1E1B">
              <w:rPr>
                <w:sz w:val="20"/>
                <w:szCs w:val="20"/>
              </w:rPr>
              <w:t>13.39%</w:t>
            </w:r>
          </w:p>
        </w:tc>
      </w:tr>
      <w:tr w:rsidR="008E1E1B" w:rsidRPr="00ED3E27" w14:paraId="273C2E97" w14:textId="77777777" w:rsidTr="00CD2875">
        <w:trPr>
          <w:trHeight w:val="157"/>
        </w:trPr>
        <w:tc>
          <w:tcPr>
            <w:tcW w:w="2053" w:type="dxa"/>
          </w:tcPr>
          <w:p w14:paraId="1E75D5FC" w14:textId="77777777" w:rsidR="008E1E1B" w:rsidRPr="00ED3E27" w:rsidRDefault="008E1E1B" w:rsidP="008E1E1B">
            <w:pPr>
              <w:pStyle w:val="NoSpacing"/>
              <w:rPr>
                <w:sz w:val="20"/>
                <w:szCs w:val="20"/>
              </w:rPr>
            </w:pPr>
          </w:p>
        </w:tc>
        <w:tc>
          <w:tcPr>
            <w:tcW w:w="2010" w:type="dxa"/>
          </w:tcPr>
          <w:p w14:paraId="299EE5BC" w14:textId="77777777" w:rsidR="008E1E1B" w:rsidRPr="00ED3E27" w:rsidRDefault="008E1E1B" w:rsidP="008E1E1B">
            <w:pPr>
              <w:pStyle w:val="NoSpacing"/>
              <w:rPr>
                <w:sz w:val="20"/>
                <w:szCs w:val="20"/>
              </w:rPr>
            </w:pPr>
            <w:r w:rsidRPr="00ED3E27">
              <w:rPr>
                <w:sz w:val="20"/>
                <w:szCs w:val="20"/>
              </w:rPr>
              <w:t>Joint</w:t>
            </w:r>
          </w:p>
        </w:tc>
        <w:tc>
          <w:tcPr>
            <w:tcW w:w="1363" w:type="dxa"/>
            <w:vAlign w:val="bottom"/>
          </w:tcPr>
          <w:p w14:paraId="4FE0382F" w14:textId="4CDBF354" w:rsidR="008E1E1B" w:rsidRPr="00ED3E27" w:rsidRDefault="008E1E1B" w:rsidP="008E1E1B">
            <w:pPr>
              <w:pStyle w:val="NoSpacing"/>
              <w:rPr>
                <w:sz w:val="20"/>
                <w:szCs w:val="20"/>
              </w:rPr>
            </w:pPr>
            <w:r w:rsidRPr="008E1E1B">
              <w:rPr>
                <w:sz w:val="20"/>
                <w:szCs w:val="20"/>
              </w:rPr>
              <w:t xml:space="preserve">        127,851 </w:t>
            </w:r>
          </w:p>
        </w:tc>
        <w:tc>
          <w:tcPr>
            <w:tcW w:w="975" w:type="dxa"/>
            <w:vAlign w:val="bottom"/>
          </w:tcPr>
          <w:p w14:paraId="67D84993" w14:textId="401FA61B" w:rsidR="008E1E1B" w:rsidRPr="00ED3E27" w:rsidRDefault="008E1E1B" w:rsidP="002E40BB">
            <w:pPr>
              <w:pStyle w:val="NoSpacing"/>
              <w:jc w:val="center"/>
              <w:rPr>
                <w:sz w:val="20"/>
                <w:szCs w:val="20"/>
              </w:rPr>
            </w:pPr>
            <w:r w:rsidRPr="008E1E1B">
              <w:rPr>
                <w:sz w:val="20"/>
                <w:szCs w:val="20"/>
              </w:rPr>
              <w:t>39.76%</w:t>
            </w:r>
          </w:p>
        </w:tc>
        <w:tc>
          <w:tcPr>
            <w:tcW w:w="1117" w:type="dxa"/>
            <w:vAlign w:val="bottom"/>
          </w:tcPr>
          <w:p w14:paraId="6F8B78D2" w14:textId="72D44A5E" w:rsidR="008E1E1B" w:rsidRPr="00ED3E27" w:rsidRDefault="008E1E1B" w:rsidP="002E40BB">
            <w:pPr>
              <w:pStyle w:val="NoSpacing"/>
              <w:jc w:val="center"/>
              <w:rPr>
                <w:sz w:val="20"/>
                <w:szCs w:val="20"/>
              </w:rPr>
            </w:pPr>
            <w:r w:rsidRPr="008E1E1B">
              <w:rPr>
                <w:sz w:val="20"/>
                <w:szCs w:val="20"/>
              </w:rPr>
              <w:t>12,437</w:t>
            </w:r>
          </w:p>
        </w:tc>
        <w:tc>
          <w:tcPr>
            <w:tcW w:w="1416" w:type="dxa"/>
            <w:vAlign w:val="bottom"/>
          </w:tcPr>
          <w:p w14:paraId="54A70A1F" w14:textId="24155171" w:rsidR="008E1E1B" w:rsidRPr="00ED3E27" w:rsidRDefault="008E1E1B" w:rsidP="002E40BB">
            <w:pPr>
              <w:pStyle w:val="NoSpacing"/>
              <w:jc w:val="center"/>
              <w:rPr>
                <w:sz w:val="20"/>
                <w:szCs w:val="20"/>
              </w:rPr>
            </w:pPr>
            <w:r w:rsidRPr="008E1E1B">
              <w:rPr>
                <w:sz w:val="20"/>
                <w:szCs w:val="20"/>
              </w:rPr>
              <w:t>9.73%</w:t>
            </w:r>
          </w:p>
        </w:tc>
      </w:tr>
      <w:tr w:rsidR="008E1E1B" w:rsidRPr="00ED3E27" w14:paraId="1E1B80B3" w14:textId="77777777" w:rsidTr="00CD2875">
        <w:trPr>
          <w:trHeight w:val="157"/>
        </w:trPr>
        <w:tc>
          <w:tcPr>
            <w:tcW w:w="2053" w:type="dxa"/>
            <w:shd w:val="clear" w:color="auto" w:fill="EFEFEF"/>
          </w:tcPr>
          <w:p w14:paraId="4AD41CD7" w14:textId="77777777" w:rsidR="008E1E1B" w:rsidRPr="00ED3E27" w:rsidRDefault="008E1E1B" w:rsidP="008E1E1B">
            <w:pPr>
              <w:pStyle w:val="NoSpacing"/>
              <w:rPr>
                <w:sz w:val="20"/>
                <w:szCs w:val="20"/>
              </w:rPr>
            </w:pPr>
          </w:p>
        </w:tc>
        <w:tc>
          <w:tcPr>
            <w:tcW w:w="2010" w:type="dxa"/>
            <w:shd w:val="clear" w:color="auto" w:fill="EFEFEF"/>
          </w:tcPr>
          <w:p w14:paraId="4663309B" w14:textId="77777777" w:rsidR="008E1E1B" w:rsidRPr="00ED3E27" w:rsidRDefault="008E1E1B" w:rsidP="008E1E1B">
            <w:pPr>
              <w:pStyle w:val="NoSpacing"/>
              <w:rPr>
                <w:sz w:val="20"/>
                <w:szCs w:val="20"/>
              </w:rPr>
            </w:pPr>
            <w:r w:rsidRPr="00ED3E27">
              <w:rPr>
                <w:sz w:val="20"/>
                <w:szCs w:val="20"/>
              </w:rPr>
              <w:t>Missing</w:t>
            </w:r>
          </w:p>
        </w:tc>
        <w:tc>
          <w:tcPr>
            <w:tcW w:w="1363" w:type="dxa"/>
            <w:shd w:val="clear" w:color="auto" w:fill="EFEFEF"/>
            <w:vAlign w:val="bottom"/>
          </w:tcPr>
          <w:p w14:paraId="664C959B" w14:textId="5C1DA065" w:rsidR="008E1E1B" w:rsidRPr="00ED3E27" w:rsidRDefault="008E1E1B" w:rsidP="008E1E1B">
            <w:pPr>
              <w:pStyle w:val="NoSpacing"/>
              <w:rPr>
                <w:sz w:val="20"/>
                <w:szCs w:val="20"/>
              </w:rPr>
            </w:pPr>
            <w:r w:rsidRPr="008E1E1B">
              <w:rPr>
                <w:sz w:val="20"/>
                <w:szCs w:val="20"/>
              </w:rPr>
              <w:t xml:space="preserve">          28,078 </w:t>
            </w:r>
          </w:p>
        </w:tc>
        <w:tc>
          <w:tcPr>
            <w:tcW w:w="975" w:type="dxa"/>
            <w:shd w:val="clear" w:color="auto" w:fill="EFEFEF"/>
            <w:vAlign w:val="bottom"/>
          </w:tcPr>
          <w:p w14:paraId="23143958" w14:textId="2DBA6338" w:rsidR="008E1E1B" w:rsidRPr="00ED3E27" w:rsidRDefault="008E1E1B" w:rsidP="002E40BB">
            <w:pPr>
              <w:pStyle w:val="NoSpacing"/>
              <w:jc w:val="center"/>
              <w:rPr>
                <w:sz w:val="20"/>
                <w:szCs w:val="20"/>
              </w:rPr>
            </w:pPr>
            <w:r w:rsidRPr="008E1E1B">
              <w:rPr>
                <w:sz w:val="20"/>
                <w:szCs w:val="20"/>
              </w:rPr>
              <w:t>8.73%</w:t>
            </w:r>
          </w:p>
        </w:tc>
        <w:tc>
          <w:tcPr>
            <w:tcW w:w="1117" w:type="dxa"/>
            <w:shd w:val="clear" w:color="auto" w:fill="EFEFEF"/>
            <w:vAlign w:val="bottom"/>
          </w:tcPr>
          <w:p w14:paraId="59E8BD3C" w14:textId="116E92EA" w:rsidR="008E1E1B" w:rsidRPr="00ED3E27" w:rsidRDefault="008E1E1B" w:rsidP="002E40BB">
            <w:pPr>
              <w:pStyle w:val="NoSpacing"/>
              <w:jc w:val="center"/>
              <w:rPr>
                <w:sz w:val="20"/>
                <w:szCs w:val="20"/>
              </w:rPr>
            </w:pPr>
            <w:r w:rsidRPr="008E1E1B">
              <w:rPr>
                <w:sz w:val="20"/>
                <w:szCs w:val="20"/>
              </w:rPr>
              <w:t>3,621</w:t>
            </w:r>
          </w:p>
        </w:tc>
        <w:tc>
          <w:tcPr>
            <w:tcW w:w="1416" w:type="dxa"/>
            <w:shd w:val="clear" w:color="auto" w:fill="EFEFEF"/>
            <w:vAlign w:val="bottom"/>
          </w:tcPr>
          <w:p w14:paraId="50B07F96" w14:textId="5444E1FB" w:rsidR="008E1E1B" w:rsidRPr="00ED3E27" w:rsidRDefault="008E1E1B" w:rsidP="002E40BB">
            <w:pPr>
              <w:pStyle w:val="NoSpacing"/>
              <w:jc w:val="center"/>
              <w:rPr>
                <w:sz w:val="20"/>
                <w:szCs w:val="20"/>
              </w:rPr>
            </w:pPr>
            <w:r w:rsidRPr="008E1E1B">
              <w:rPr>
                <w:sz w:val="20"/>
                <w:szCs w:val="20"/>
              </w:rPr>
              <w:t>12.90%</w:t>
            </w:r>
          </w:p>
        </w:tc>
      </w:tr>
      <w:tr w:rsidR="008E1E1B" w:rsidRPr="00ED3E27" w14:paraId="3A2BA1EB" w14:textId="77777777" w:rsidTr="00CD2875">
        <w:trPr>
          <w:trHeight w:val="157"/>
        </w:trPr>
        <w:tc>
          <w:tcPr>
            <w:tcW w:w="2053" w:type="dxa"/>
          </w:tcPr>
          <w:p w14:paraId="20251963" w14:textId="77777777" w:rsidR="008E1E1B" w:rsidRPr="00ED3E27" w:rsidRDefault="008E1E1B" w:rsidP="008E1E1B">
            <w:pPr>
              <w:pStyle w:val="NoSpacing"/>
              <w:rPr>
                <w:sz w:val="20"/>
                <w:szCs w:val="20"/>
              </w:rPr>
            </w:pPr>
          </w:p>
        </w:tc>
        <w:tc>
          <w:tcPr>
            <w:tcW w:w="2010" w:type="dxa"/>
          </w:tcPr>
          <w:p w14:paraId="4A4BB3F2" w14:textId="77777777" w:rsidR="008E1E1B" w:rsidRPr="00ED3E27" w:rsidRDefault="008E1E1B" w:rsidP="008E1E1B">
            <w:pPr>
              <w:pStyle w:val="NoSpacing"/>
              <w:rPr>
                <w:sz w:val="20"/>
                <w:szCs w:val="20"/>
              </w:rPr>
            </w:pPr>
            <w:r w:rsidRPr="00ED3E27">
              <w:rPr>
                <w:sz w:val="20"/>
                <w:szCs w:val="20"/>
              </w:rPr>
              <w:t>Non-Hispanic White</w:t>
            </w:r>
          </w:p>
        </w:tc>
        <w:tc>
          <w:tcPr>
            <w:tcW w:w="1363" w:type="dxa"/>
            <w:vAlign w:val="bottom"/>
          </w:tcPr>
          <w:p w14:paraId="5543219B" w14:textId="5C1C48E9" w:rsidR="008E1E1B" w:rsidRPr="00ED3E27" w:rsidRDefault="008E1E1B" w:rsidP="008E1E1B">
            <w:pPr>
              <w:pStyle w:val="NoSpacing"/>
              <w:rPr>
                <w:sz w:val="20"/>
                <w:szCs w:val="20"/>
              </w:rPr>
            </w:pPr>
            <w:r w:rsidRPr="008E1E1B">
              <w:rPr>
                <w:sz w:val="20"/>
                <w:szCs w:val="20"/>
              </w:rPr>
              <w:t xml:space="preserve">          81,394 </w:t>
            </w:r>
          </w:p>
        </w:tc>
        <w:tc>
          <w:tcPr>
            <w:tcW w:w="975" w:type="dxa"/>
            <w:vAlign w:val="bottom"/>
          </w:tcPr>
          <w:p w14:paraId="0B6D1738" w14:textId="02C22B1D" w:rsidR="008E1E1B" w:rsidRPr="00ED3E27" w:rsidRDefault="008E1E1B" w:rsidP="002E40BB">
            <w:pPr>
              <w:pStyle w:val="NoSpacing"/>
              <w:jc w:val="center"/>
              <w:rPr>
                <w:sz w:val="20"/>
                <w:szCs w:val="20"/>
              </w:rPr>
            </w:pPr>
            <w:r w:rsidRPr="008E1E1B">
              <w:rPr>
                <w:sz w:val="20"/>
                <w:szCs w:val="20"/>
              </w:rPr>
              <w:t>25.31%</w:t>
            </w:r>
          </w:p>
        </w:tc>
        <w:tc>
          <w:tcPr>
            <w:tcW w:w="1117" w:type="dxa"/>
            <w:vAlign w:val="bottom"/>
          </w:tcPr>
          <w:p w14:paraId="73208600" w14:textId="548501B0" w:rsidR="008E1E1B" w:rsidRPr="00ED3E27" w:rsidRDefault="008E1E1B" w:rsidP="002E40BB">
            <w:pPr>
              <w:pStyle w:val="NoSpacing"/>
              <w:jc w:val="center"/>
              <w:rPr>
                <w:sz w:val="20"/>
                <w:szCs w:val="20"/>
              </w:rPr>
            </w:pPr>
            <w:r w:rsidRPr="008E1E1B">
              <w:rPr>
                <w:sz w:val="20"/>
                <w:szCs w:val="20"/>
              </w:rPr>
              <w:t>7,355</w:t>
            </w:r>
          </w:p>
        </w:tc>
        <w:tc>
          <w:tcPr>
            <w:tcW w:w="1416" w:type="dxa"/>
            <w:vAlign w:val="bottom"/>
          </w:tcPr>
          <w:p w14:paraId="41C192DB" w14:textId="259EEE00" w:rsidR="008E1E1B" w:rsidRPr="00ED3E27" w:rsidRDefault="008E1E1B" w:rsidP="002E40BB">
            <w:pPr>
              <w:pStyle w:val="NoSpacing"/>
              <w:jc w:val="center"/>
              <w:rPr>
                <w:sz w:val="20"/>
                <w:szCs w:val="20"/>
              </w:rPr>
            </w:pPr>
            <w:r w:rsidRPr="008E1E1B">
              <w:rPr>
                <w:sz w:val="20"/>
                <w:szCs w:val="20"/>
              </w:rPr>
              <w:t>9.04%</w:t>
            </w:r>
          </w:p>
        </w:tc>
      </w:tr>
      <w:tr w:rsidR="008E1E1B" w:rsidRPr="00ED3E27" w14:paraId="6994E8D7" w14:textId="77777777" w:rsidTr="00CD2875">
        <w:trPr>
          <w:trHeight w:val="191"/>
        </w:trPr>
        <w:tc>
          <w:tcPr>
            <w:tcW w:w="2053" w:type="dxa"/>
            <w:tcBorders>
              <w:bottom w:val="single" w:sz="4" w:space="0" w:color="000000"/>
            </w:tcBorders>
            <w:shd w:val="clear" w:color="auto" w:fill="EFEFEF"/>
          </w:tcPr>
          <w:p w14:paraId="36EF7D5A" w14:textId="77777777" w:rsidR="008E1E1B" w:rsidRPr="00ED3E27" w:rsidRDefault="008E1E1B" w:rsidP="008E1E1B">
            <w:pPr>
              <w:pStyle w:val="NoSpacing"/>
              <w:rPr>
                <w:sz w:val="20"/>
                <w:szCs w:val="20"/>
              </w:rPr>
            </w:pPr>
          </w:p>
        </w:tc>
        <w:tc>
          <w:tcPr>
            <w:tcW w:w="2010" w:type="dxa"/>
            <w:tcBorders>
              <w:bottom w:val="single" w:sz="4" w:space="0" w:color="000000"/>
            </w:tcBorders>
            <w:shd w:val="clear" w:color="auto" w:fill="EFEFEF"/>
          </w:tcPr>
          <w:p w14:paraId="1CA8BC64" w14:textId="77777777" w:rsidR="008E1E1B" w:rsidRPr="00ED3E27" w:rsidRDefault="008E1E1B" w:rsidP="008E1E1B">
            <w:pPr>
              <w:pStyle w:val="NoSpacing"/>
              <w:rPr>
                <w:sz w:val="20"/>
                <w:szCs w:val="20"/>
              </w:rPr>
            </w:pPr>
            <w:r w:rsidRPr="00ED3E27">
              <w:rPr>
                <w:sz w:val="20"/>
                <w:szCs w:val="20"/>
              </w:rPr>
              <w:t>Other Minority Races</w:t>
            </w:r>
          </w:p>
        </w:tc>
        <w:tc>
          <w:tcPr>
            <w:tcW w:w="1363" w:type="dxa"/>
            <w:tcBorders>
              <w:bottom w:val="single" w:sz="4" w:space="0" w:color="000000"/>
            </w:tcBorders>
            <w:shd w:val="clear" w:color="auto" w:fill="EFEFEF"/>
            <w:vAlign w:val="bottom"/>
          </w:tcPr>
          <w:p w14:paraId="105001E0" w14:textId="44932A8F" w:rsidR="008E1E1B" w:rsidRPr="00ED3E27" w:rsidRDefault="008E1E1B" w:rsidP="008E1E1B">
            <w:pPr>
              <w:pStyle w:val="NoSpacing"/>
              <w:rPr>
                <w:sz w:val="20"/>
                <w:szCs w:val="20"/>
              </w:rPr>
            </w:pPr>
            <w:r w:rsidRPr="008E1E1B">
              <w:rPr>
                <w:sz w:val="20"/>
                <w:szCs w:val="20"/>
              </w:rPr>
              <w:t xml:space="preserve">            2,133 </w:t>
            </w:r>
          </w:p>
        </w:tc>
        <w:tc>
          <w:tcPr>
            <w:tcW w:w="975" w:type="dxa"/>
            <w:tcBorders>
              <w:bottom w:val="single" w:sz="4" w:space="0" w:color="000000"/>
            </w:tcBorders>
            <w:shd w:val="clear" w:color="auto" w:fill="EFEFEF"/>
            <w:vAlign w:val="bottom"/>
          </w:tcPr>
          <w:p w14:paraId="6864B508" w14:textId="60CDDB05" w:rsidR="008E1E1B" w:rsidRPr="00ED3E27" w:rsidRDefault="008E1E1B" w:rsidP="002E40BB">
            <w:pPr>
              <w:pStyle w:val="NoSpacing"/>
              <w:jc w:val="center"/>
              <w:rPr>
                <w:sz w:val="20"/>
                <w:szCs w:val="20"/>
              </w:rPr>
            </w:pPr>
            <w:r w:rsidRPr="008E1E1B">
              <w:rPr>
                <w:sz w:val="20"/>
                <w:szCs w:val="20"/>
              </w:rPr>
              <w:t>0.66%</w:t>
            </w:r>
          </w:p>
        </w:tc>
        <w:tc>
          <w:tcPr>
            <w:tcW w:w="1117" w:type="dxa"/>
            <w:tcBorders>
              <w:bottom w:val="single" w:sz="4" w:space="0" w:color="000000"/>
            </w:tcBorders>
            <w:shd w:val="clear" w:color="auto" w:fill="EFEFEF"/>
            <w:vAlign w:val="bottom"/>
          </w:tcPr>
          <w:p w14:paraId="7A81D8C2" w14:textId="1B219E67" w:rsidR="008E1E1B" w:rsidRPr="00ED3E27" w:rsidRDefault="008E1E1B" w:rsidP="002E40BB">
            <w:pPr>
              <w:pStyle w:val="NoSpacing"/>
              <w:jc w:val="center"/>
              <w:rPr>
                <w:sz w:val="20"/>
                <w:szCs w:val="20"/>
              </w:rPr>
            </w:pPr>
            <w:r w:rsidRPr="008E1E1B">
              <w:rPr>
                <w:sz w:val="20"/>
                <w:szCs w:val="20"/>
              </w:rPr>
              <w:t>320</w:t>
            </w:r>
          </w:p>
        </w:tc>
        <w:tc>
          <w:tcPr>
            <w:tcW w:w="1416" w:type="dxa"/>
            <w:tcBorders>
              <w:bottom w:val="single" w:sz="4" w:space="0" w:color="000000"/>
            </w:tcBorders>
            <w:shd w:val="clear" w:color="auto" w:fill="EFEFEF"/>
            <w:vAlign w:val="bottom"/>
          </w:tcPr>
          <w:p w14:paraId="6265770C" w14:textId="17CDF444" w:rsidR="008E1E1B" w:rsidRPr="00ED3E27" w:rsidRDefault="008E1E1B" w:rsidP="002E40BB">
            <w:pPr>
              <w:pStyle w:val="NoSpacing"/>
              <w:jc w:val="center"/>
              <w:rPr>
                <w:sz w:val="20"/>
                <w:szCs w:val="20"/>
              </w:rPr>
            </w:pPr>
            <w:r w:rsidRPr="008E1E1B">
              <w:rPr>
                <w:sz w:val="20"/>
                <w:szCs w:val="20"/>
              </w:rPr>
              <w:t>15%</w:t>
            </w:r>
          </w:p>
        </w:tc>
      </w:tr>
      <w:tr w:rsidR="00E125AC" w:rsidRPr="00ED3E27" w14:paraId="216449C0" w14:textId="77777777" w:rsidTr="00CD2875">
        <w:trPr>
          <w:trHeight w:val="212"/>
        </w:trPr>
        <w:tc>
          <w:tcPr>
            <w:tcW w:w="2053" w:type="dxa"/>
            <w:tcBorders>
              <w:top w:val="single" w:sz="4" w:space="0" w:color="000000"/>
            </w:tcBorders>
          </w:tcPr>
          <w:p w14:paraId="10B56603" w14:textId="2C575102" w:rsidR="00E125AC" w:rsidRPr="00ED3E27" w:rsidRDefault="00E125AC" w:rsidP="00E125AC">
            <w:pPr>
              <w:pStyle w:val="NoSpacing"/>
              <w:rPr>
                <w:sz w:val="20"/>
                <w:szCs w:val="20"/>
              </w:rPr>
            </w:pPr>
            <w:r w:rsidRPr="00ED3E27">
              <w:rPr>
                <w:sz w:val="20"/>
                <w:szCs w:val="20"/>
              </w:rPr>
              <w:t>2020 (</w:t>
            </w:r>
            <w:r w:rsidR="007C3C16">
              <w:rPr>
                <w:sz w:val="20"/>
                <w:szCs w:val="20"/>
              </w:rPr>
              <w:t>375,749</w:t>
            </w:r>
            <w:r w:rsidRPr="00ED3E27">
              <w:rPr>
                <w:sz w:val="20"/>
                <w:szCs w:val="20"/>
              </w:rPr>
              <w:t>)</w:t>
            </w:r>
          </w:p>
        </w:tc>
        <w:tc>
          <w:tcPr>
            <w:tcW w:w="2010" w:type="dxa"/>
            <w:tcBorders>
              <w:top w:val="single" w:sz="4" w:space="0" w:color="000000"/>
            </w:tcBorders>
          </w:tcPr>
          <w:p w14:paraId="1A1735C4" w14:textId="77777777" w:rsidR="00E125AC" w:rsidRPr="00ED3E27" w:rsidRDefault="00E125AC" w:rsidP="00E125AC">
            <w:pPr>
              <w:pStyle w:val="NoSpacing"/>
              <w:rPr>
                <w:sz w:val="20"/>
                <w:szCs w:val="20"/>
              </w:rPr>
            </w:pPr>
            <w:r w:rsidRPr="00ED3E27">
              <w:rPr>
                <w:sz w:val="20"/>
                <w:szCs w:val="20"/>
              </w:rPr>
              <w:t>Asian</w:t>
            </w:r>
          </w:p>
        </w:tc>
        <w:tc>
          <w:tcPr>
            <w:tcW w:w="1363" w:type="dxa"/>
            <w:tcBorders>
              <w:top w:val="single" w:sz="4" w:space="0" w:color="000000"/>
            </w:tcBorders>
            <w:vAlign w:val="bottom"/>
          </w:tcPr>
          <w:p w14:paraId="07766E48" w14:textId="4AE32C3C" w:rsidR="00E125AC" w:rsidRPr="00ED3E27" w:rsidRDefault="00E125AC" w:rsidP="00E125AC">
            <w:pPr>
              <w:pStyle w:val="NoSpacing"/>
              <w:rPr>
                <w:sz w:val="20"/>
                <w:szCs w:val="20"/>
              </w:rPr>
            </w:pPr>
            <w:r w:rsidRPr="00E125AC">
              <w:rPr>
                <w:sz w:val="20"/>
                <w:szCs w:val="20"/>
              </w:rPr>
              <w:t xml:space="preserve">          15,896 </w:t>
            </w:r>
          </w:p>
        </w:tc>
        <w:tc>
          <w:tcPr>
            <w:tcW w:w="975" w:type="dxa"/>
            <w:tcBorders>
              <w:top w:val="single" w:sz="4" w:space="0" w:color="000000"/>
            </w:tcBorders>
            <w:vAlign w:val="bottom"/>
          </w:tcPr>
          <w:p w14:paraId="65717DF8" w14:textId="22EADC62" w:rsidR="00E125AC" w:rsidRPr="00ED3E27" w:rsidRDefault="00E125AC" w:rsidP="002E40BB">
            <w:pPr>
              <w:pStyle w:val="NoSpacing"/>
              <w:jc w:val="center"/>
              <w:rPr>
                <w:sz w:val="20"/>
                <w:szCs w:val="20"/>
              </w:rPr>
            </w:pPr>
            <w:r w:rsidRPr="00E125AC">
              <w:rPr>
                <w:sz w:val="20"/>
                <w:szCs w:val="20"/>
              </w:rPr>
              <w:t>4.23%</w:t>
            </w:r>
          </w:p>
        </w:tc>
        <w:tc>
          <w:tcPr>
            <w:tcW w:w="1117" w:type="dxa"/>
            <w:tcBorders>
              <w:top w:val="single" w:sz="4" w:space="0" w:color="000000"/>
            </w:tcBorders>
            <w:vAlign w:val="bottom"/>
          </w:tcPr>
          <w:p w14:paraId="4DFA8DAD" w14:textId="2510CD40" w:rsidR="00E125AC" w:rsidRPr="00ED3E27" w:rsidRDefault="00E125AC" w:rsidP="002E40BB">
            <w:pPr>
              <w:pStyle w:val="NoSpacing"/>
              <w:jc w:val="center"/>
              <w:rPr>
                <w:sz w:val="20"/>
                <w:szCs w:val="20"/>
              </w:rPr>
            </w:pPr>
            <w:r w:rsidRPr="00E125AC">
              <w:rPr>
                <w:sz w:val="20"/>
                <w:szCs w:val="20"/>
              </w:rPr>
              <w:t>2,037</w:t>
            </w:r>
          </w:p>
        </w:tc>
        <w:tc>
          <w:tcPr>
            <w:tcW w:w="1416" w:type="dxa"/>
            <w:tcBorders>
              <w:top w:val="single" w:sz="4" w:space="0" w:color="000000"/>
            </w:tcBorders>
            <w:vAlign w:val="bottom"/>
          </w:tcPr>
          <w:p w14:paraId="201A05FC" w14:textId="3A4963E5" w:rsidR="00E125AC" w:rsidRPr="00ED3E27" w:rsidRDefault="00E125AC" w:rsidP="002E40BB">
            <w:pPr>
              <w:pStyle w:val="NoSpacing"/>
              <w:jc w:val="center"/>
              <w:rPr>
                <w:sz w:val="20"/>
                <w:szCs w:val="20"/>
              </w:rPr>
            </w:pPr>
            <w:r w:rsidRPr="00E125AC">
              <w:rPr>
                <w:sz w:val="20"/>
                <w:szCs w:val="20"/>
              </w:rPr>
              <w:t>12.81%</w:t>
            </w:r>
          </w:p>
        </w:tc>
      </w:tr>
      <w:tr w:rsidR="00E125AC" w:rsidRPr="00ED3E27" w14:paraId="40CC7921" w14:textId="77777777" w:rsidTr="00CD2875">
        <w:trPr>
          <w:trHeight w:val="157"/>
        </w:trPr>
        <w:tc>
          <w:tcPr>
            <w:tcW w:w="2053" w:type="dxa"/>
            <w:shd w:val="clear" w:color="auto" w:fill="EFEFEF"/>
          </w:tcPr>
          <w:p w14:paraId="1F6DFCE1" w14:textId="77777777" w:rsidR="00E125AC" w:rsidRPr="00ED3E27" w:rsidRDefault="00E125AC" w:rsidP="00E125AC">
            <w:pPr>
              <w:pStyle w:val="NoSpacing"/>
              <w:rPr>
                <w:sz w:val="20"/>
                <w:szCs w:val="20"/>
              </w:rPr>
            </w:pPr>
          </w:p>
        </w:tc>
        <w:tc>
          <w:tcPr>
            <w:tcW w:w="2010" w:type="dxa"/>
            <w:shd w:val="clear" w:color="auto" w:fill="EFEFEF"/>
          </w:tcPr>
          <w:p w14:paraId="598B0B12" w14:textId="77777777" w:rsidR="00E125AC" w:rsidRPr="00ED3E27" w:rsidRDefault="00E125AC" w:rsidP="00E125AC">
            <w:pPr>
              <w:pStyle w:val="NoSpacing"/>
              <w:rPr>
                <w:sz w:val="20"/>
                <w:szCs w:val="20"/>
              </w:rPr>
            </w:pPr>
            <w:r w:rsidRPr="00ED3E27">
              <w:rPr>
                <w:sz w:val="20"/>
                <w:szCs w:val="20"/>
              </w:rPr>
              <w:t>Black or African American</w:t>
            </w:r>
          </w:p>
        </w:tc>
        <w:tc>
          <w:tcPr>
            <w:tcW w:w="1363" w:type="dxa"/>
            <w:shd w:val="clear" w:color="auto" w:fill="EFEFEF"/>
            <w:vAlign w:val="bottom"/>
          </w:tcPr>
          <w:p w14:paraId="46348862" w14:textId="4BDDAC58" w:rsidR="00E125AC" w:rsidRPr="00ED3E27" w:rsidRDefault="00E125AC" w:rsidP="00E125AC">
            <w:pPr>
              <w:pStyle w:val="NoSpacing"/>
              <w:rPr>
                <w:sz w:val="20"/>
                <w:szCs w:val="20"/>
              </w:rPr>
            </w:pPr>
            <w:r w:rsidRPr="00E125AC">
              <w:rPr>
                <w:sz w:val="20"/>
                <w:szCs w:val="20"/>
              </w:rPr>
              <w:t xml:space="preserve">          24,274 </w:t>
            </w:r>
          </w:p>
        </w:tc>
        <w:tc>
          <w:tcPr>
            <w:tcW w:w="975" w:type="dxa"/>
            <w:shd w:val="clear" w:color="auto" w:fill="EFEFEF"/>
            <w:vAlign w:val="bottom"/>
          </w:tcPr>
          <w:p w14:paraId="6860DF15" w14:textId="5D165258" w:rsidR="00E125AC" w:rsidRPr="00ED3E27" w:rsidRDefault="00E125AC" w:rsidP="002E40BB">
            <w:pPr>
              <w:pStyle w:val="NoSpacing"/>
              <w:jc w:val="center"/>
              <w:rPr>
                <w:sz w:val="20"/>
                <w:szCs w:val="20"/>
              </w:rPr>
            </w:pPr>
            <w:r w:rsidRPr="00E125AC">
              <w:rPr>
                <w:sz w:val="20"/>
                <w:szCs w:val="20"/>
              </w:rPr>
              <w:t>6.46%</w:t>
            </w:r>
          </w:p>
        </w:tc>
        <w:tc>
          <w:tcPr>
            <w:tcW w:w="1117" w:type="dxa"/>
            <w:shd w:val="clear" w:color="auto" w:fill="EFEFEF"/>
            <w:vAlign w:val="bottom"/>
          </w:tcPr>
          <w:p w14:paraId="675B0D68" w14:textId="38066E61" w:rsidR="00E125AC" w:rsidRPr="00ED3E27" w:rsidRDefault="00E125AC" w:rsidP="002E40BB">
            <w:pPr>
              <w:pStyle w:val="NoSpacing"/>
              <w:jc w:val="center"/>
              <w:rPr>
                <w:sz w:val="20"/>
                <w:szCs w:val="20"/>
              </w:rPr>
            </w:pPr>
            <w:r w:rsidRPr="00E125AC">
              <w:rPr>
                <w:sz w:val="20"/>
                <w:szCs w:val="20"/>
              </w:rPr>
              <w:t>4,358</w:t>
            </w:r>
          </w:p>
        </w:tc>
        <w:tc>
          <w:tcPr>
            <w:tcW w:w="1416" w:type="dxa"/>
            <w:shd w:val="clear" w:color="auto" w:fill="EFEFEF"/>
            <w:vAlign w:val="bottom"/>
          </w:tcPr>
          <w:p w14:paraId="2B1E3463" w14:textId="4567AE38" w:rsidR="00E125AC" w:rsidRPr="00ED3E27" w:rsidRDefault="00E125AC" w:rsidP="002E40BB">
            <w:pPr>
              <w:pStyle w:val="NoSpacing"/>
              <w:jc w:val="center"/>
              <w:rPr>
                <w:sz w:val="20"/>
                <w:szCs w:val="20"/>
              </w:rPr>
            </w:pPr>
            <w:r w:rsidRPr="00E125AC">
              <w:rPr>
                <w:sz w:val="20"/>
                <w:szCs w:val="20"/>
              </w:rPr>
              <w:t>17.95%</w:t>
            </w:r>
          </w:p>
        </w:tc>
      </w:tr>
      <w:tr w:rsidR="00E125AC" w:rsidRPr="00ED3E27" w14:paraId="56293E0C" w14:textId="77777777" w:rsidTr="00CD2875">
        <w:trPr>
          <w:trHeight w:val="157"/>
        </w:trPr>
        <w:tc>
          <w:tcPr>
            <w:tcW w:w="2053" w:type="dxa"/>
          </w:tcPr>
          <w:p w14:paraId="7F4FC58B" w14:textId="77777777" w:rsidR="00E125AC" w:rsidRPr="00ED3E27" w:rsidRDefault="00E125AC" w:rsidP="00E125AC">
            <w:pPr>
              <w:pStyle w:val="NoSpacing"/>
              <w:rPr>
                <w:sz w:val="20"/>
                <w:szCs w:val="20"/>
              </w:rPr>
            </w:pPr>
          </w:p>
        </w:tc>
        <w:tc>
          <w:tcPr>
            <w:tcW w:w="2010" w:type="dxa"/>
          </w:tcPr>
          <w:p w14:paraId="325A6E8B" w14:textId="77777777" w:rsidR="00E125AC" w:rsidRPr="00ED3E27" w:rsidRDefault="00E125AC" w:rsidP="00E125AC">
            <w:pPr>
              <w:pStyle w:val="NoSpacing"/>
              <w:rPr>
                <w:sz w:val="20"/>
                <w:szCs w:val="20"/>
              </w:rPr>
            </w:pPr>
            <w:r w:rsidRPr="00ED3E27">
              <w:rPr>
                <w:sz w:val="20"/>
                <w:szCs w:val="20"/>
              </w:rPr>
              <w:t>Hispanic White</w:t>
            </w:r>
          </w:p>
        </w:tc>
        <w:tc>
          <w:tcPr>
            <w:tcW w:w="1363" w:type="dxa"/>
            <w:vAlign w:val="bottom"/>
          </w:tcPr>
          <w:p w14:paraId="524F8683" w14:textId="762D519D" w:rsidR="00E125AC" w:rsidRPr="00ED3E27" w:rsidRDefault="00E125AC" w:rsidP="00E125AC">
            <w:pPr>
              <w:pStyle w:val="NoSpacing"/>
              <w:rPr>
                <w:sz w:val="20"/>
                <w:szCs w:val="20"/>
              </w:rPr>
            </w:pPr>
            <w:r w:rsidRPr="00E125AC">
              <w:rPr>
                <w:sz w:val="20"/>
                <w:szCs w:val="20"/>
              </w:rPr>
              <w:t xml:space="preserve">          60,686 </w:t>
            </w:r>
          </w:p>
        </w:tc>
        <w:tc>
          <w:tcPr>
            <w:tcW w:w="975" w:type="dxa"/>
            <w:vAlign w:val="bottom"/>
          </w:tcPr>
          <w:p w14:paraId="4FE83C63" w14:textId="0D70E03F" w:rsidR="00E125AC" w:rsidRPr="00ED3E27" w:rsidRDefault="00E125AC" w:rsidP="002E40BB">
            <w:pPr>
              <w:pStyle w:val="NoSpacing"/>
              <w:jc w:val="center"/>
              <w:rPr>
                <w:sz w:val="20"/>
                <w:szCs w:val="20"/>
              </w:rPr>
            </w:pPr>
            <w:r w:rsidRPr="00E125AC">
              <w:rPr>
                <w:sz w:val="20"/>
                <w:szCs w:val="20"/>
              </w:rPr>
              <w:t>16.15%</w:t>
            </w:r>
          </w:p>
        </w:tc>
        <w:tc>
          <w:tcPr>
            <w:tcW w:w="1117" w:type="dxa"/>
            <w:vAlign w:val="bottom"/>
          </w:tcPr>
          <w:p w14:paraId="1B6171EA" w14:textId="501D06C9" w:rsidR="00E125AC" w:rsidRPr="00ED3E27" w:rsidRDefault="00E125AC" w:rsidP="002E40BB">
            <w:pPr>
              <w:pStyle w:val="NoSpacing"/>
              <w:jc w:val="center"/>
              <w:rPr>
                <w:sz w:val="20"/>
                <w:szCs w:val="20"/>
              </w:rPr>
            </w:pPr>
            <w:r w:rsidRPr="00E125AC">
              <w:rPr>
                <w:sz w:val="20"/>
                <w:szCs w:val="20"/>
              </w:rPr>
              <w:t>8,467</w:t>
            </w:r>
          </w:p>
        </w:tc>
        <w:tc>
          <w:tcPr>
            <w:tcW w:w="1416" w:type="dxa"/>
            <w:vAlign w:val="bottom"/>
          </w:tcPr>
          <w:p w14:paraId="045BF095" w14:textId="2C8D3E44" w:rsidR="00E125AC" w:rsidRPr="00ED3E27" w:rsidRDefault="00E125AC" w:rsidP="002E40BB">
            <w:pPr>
              <w:pStyle w:val="NoSpacing"/>
              <w:jc w:val="center"/>
              <w:rPr>
                <w:sz w:val="20"/>
                <w:szCs w:val="20"/>
              </w:rPr>
            </w:pPr>
            <w:r w:rsidRPr="00E125AC">
              <w:rPr>
                <w:sz w:val="20"/>
                <w:szCs w:val="20"/>
              </w:rPr>
              <w:t>13.95%</w:t>
            </w:r>
          </w:p>
        </w:tc>
      </w:tr>
      <w:tr w:rsidR="00E125AC" w:rsidRPr="00ED3E27" w14:paraId="701DB3CD" w14:textId="77777777" w:rsidTr="00CD2875">
        <w:trPr>
          <w:trHeight w:val="157"/>
        </w:trPr>
        <w:tc>
          <w:tcPr>
            <w:tcW w:w="2053" w:type="dxa"/>
            <w:shd w:val="clear" w:color="auto" w:fill="EFEFEF"/>
          </w:tcPr>
          <w:p w14:paraId="073E3BDD" w14:textId="77777777" w:rsidR="00E125AC" w:rsidRPr="00ED3E27" w:rsidRDefault="00E125AC" w:rsidP="00E125AC">
            <w:pPr>
              <w:pStyle w:val="NoSpacing"/>
              <w:rPr>
                <w:sz w:val="20"/>
                <w:szCs w:val="20"/>
              </w:rPr>
            </w:pPr>
          </w:p>
        </w:tc>
        <w:tc>
          <w:tcPr>
            <w:tcW w:w="2010" w:type="dxa"/>
            <w:shd w:val="clear" w:color="auto" w:fill="EFEFEF"/>
          </w:tcPr>
          <w:p w14:paraId="798B372B" w14:textId="77777777" w:rsidR="00E125AC" w:rsidRPr="00ED3E27" w:rsidRDefault="00E125AC" w:rsidP="00E125AC">
            <w:pPr>
              <w:pStyle w:val="NoSpacing"/>
              <w:rPr>
                <w:sz w:val="20"/>
                <w:szCs w:val="20"/>
              </w:rPr>
            </w:pPr>
            <w:r w:rsidRPr="00ED3E27">
              <w:rPr>
                <w:sz w:val="20"/>
                <w:szCs w:val="20"/>
              </w:rPr>
              <w:t>Joint</w:t>
            </w:r>
          </w:p>
        </w:tc>
        <w:tc>
          <w:tcPr>
            <w:tcW w:w="1363" w:type="dxa"/>
            <w:shd w:val="clear" w:color="auto" w:fill="EFEFEF"/>
            <w:vAlign w:val="bottom"/>
          </w:tcPr>
          <w:p w14:paraId="6CD05B10" w14:textId="5FD36B3F" w:rsidR="00E125AC" w:rsidRPr="00ED3E27" w:rsidRDefault="00E125AC" w:rsidP="00E125AC">
            <w:pPr>
              <w:pStyle w:val="NoSpacing"/>
              <w:rPr>
                <w:sz w:val="20"/>
                <w:szCs w:val="20"/>
              </w:rPr>
            </w:pPr>
            <w:r w:rsidRPr="00E125AC">
              <w:rPr>
                <w:sz w:val="20"/>
                <w:szCs w:val="20"/>
              </w:rPr>
              <w:t xml:space="preserve">        145,363 </w:t>
            </w:r>
          </w:p>
        </w:tc>
        <w:tc>
          <w:tcPr>
            <w:tcW w:w="975" w:type="dxa"/>
            <w:shd w:val="clear" w:color="auto" w:fill="EFEFEF"/>
            <w:vAlign w:val="bottom"/>
          </w:tcPr>
          <w:p w14:paraId="10426B21" w14:textId="6C189543" w:rsidR="00E125AC" w:rsidRPr="00ED3E27" w:rsidRDefault="00E125AC" w:rsidP="002E40BB">
            <w:pPr>
              <w:pStyle w:val="NoSpacing"/>
              <w:jc w:val="center"/>
              <w:rPr>
                <w:sz w:val="20"/>
                <w:szCs w:val="20"/>
              </w:rPr>
            </w:pPr>
            <w:r w:rsidRPr="00E125AC">
              <w:rPr>
                <w:sz w:val="20"/>
                <w:szCs w:val="20"/>
              </w:rPr>
              <w:t>38.69%</w:t>
            </w:r>
          </w:p>
        </w:tc>
        <w:tc>
          <w:tcPr>
            <w:tcW w:w="1117" w:type="dxa"/>
            <w:shd w:val="clear" w:color="auto" w:fill="EFEFEF"/>
            <w:vAlign w:val="bottom"/>
          </w:tcPr>
          <w:p w14:paraId="5F147D45" w14:textId="2A64057D" w:rsidR="00E125AC" w:rsidRPr="00ED3E27" w:rsidRDefault="00E125AC" w:rsidP="002E40BB">
            <w:pPr>
              <w:pStyle w:val="NoSpacing"/>
              <w:jc w:val="center"/>
              <w:rPr>
                <w:sz w:val="20"/>
                <w:szCs w:val="20"/>
              </w:rPr>
            </w:pPr>
            <w:r w:rsidRPr="00E125AC">
              <w:rPr>
                <w:sz w:val="20"/>
                <w:szCs w:val="20"/>
              </w:rPr>
              <w:t>14,639</w:t>
            </w:r>
          </w:p>
        </w:tc>
        <w:tc>
          <w:tcPr>
            <w:tcW w:w="1416" w:type="dxa"/>
            <w:shd w:val="clear" w:color="auto" w:fill="EFEFEF"/>
            <w:vAlign w:val="bottom"/>
          </w:tcPr>
          <w:p w14:paraId="3016A752" w14:textId="2BBDD358" w:rsidR="00E125AC" w:rsidRPr="00ED3E27" w:rsidRDefault="00E125AC" w:rsidP="002E40BB">
            <w:pPr>
              <w:pStyle w:val="NoSpacing"/>
              <w:jc w:val="center"/>
              <w:rPr>
                <w:sz w:val="20"/>
                <w:szCs w:val="20"/>
              </w:rPr>
            </w:pPr>
            <w:r w:rsidRPr="00E125AC">
              <w:rPr>
                <w:sz w:val="20"/>
                <w:szCs w:val="20"/>
              </w:rPr>
              <w:t>10.07%</w:t>
            </w:r>
          </w:p>
        </w:tc>
      </w:tr>
      <w:tr w:rsidR="00E125AC" w:rsidRPr="00ED3E27" w14:paraId="67529D8C" w14:textId="77777777" w:rsidTr="00CD2875">
        <w:trPr>
          <w:trHeight w:val="157"/>
        </w:trPr>
        <w:tc>
          <w:tcPr>
            <w:tcW w:w="2053" w:type="dxa"/>
          </w:tcPr>
          <w:p w14:paraId="3E87B676" w14:textId="77777777" w:rsidR="00E125AC" w:rsidRPr="00ED3E27" w:rsidRDefault="00E125AC" w:rsidP="00E125AC">
            <w:pPr>
              <w:pStyle w:val="NoSpacing"/>
              <w:rPr>
                <w:sz w:val="20"/>
                <w:szCs w:val="20"/>
              </w:rPr>
            </w:pPr>
          </w:p>
        </w:tc>
        <w:tc>
          <w:tcPr>
            <w:tcW w:w="2010" w:type="dxa"/>
          </w:tcPr>
          <w:p w14:paraId="776F916C" w14:textId="77777777" w:rsidR="00E125AC" w:rsidRPr="00ED3E27" w:rsidRDefault="00E125AC" w:rsidP="00E125AC">
            <w:pPr>
              <w:pStyle w:val="NoSpacing"/>
              <w:rPr>
                <w:sz w:val="20"/>
                <w:szCs w:val="20"/>
              </w:rPr>
            </w:pPr>
            <w:r w:rsidRPr="00ED3E27">
              <w:rPr>
                <w:sz w:val="20"/>
                <w:szCs w:val="20"/>
              </w:rPr>
              <w:t>Missing</w:t>
            </w:r>
          </w:p>
        </w:tc>
        <w:tc>
          <w:tcPr>
            <w:tcW w:w="1363" w:type="dxa"/>
            <w:vAlign w:val="bottom"/>
          </w:tcPr>
          <w:p w14:paraId="0E2AE428" w14:textId="38AF3F0E" w:rsidR="00E125AC" w:rsidRPr="00ED3E27" w:rsidRDefault="00E125AC" w:rsidP="00E125AC">
            <w:pPr>
              <w:pStyle w:val="NoSpacing"/>
              <w:rPr>
                <w:sz w:val="20"/>
                <w:szCs w:val="20"/>
              </w:rPr>
            </w:pPr>
            <w:r w:rsidRPr="00E125AC">
              <w:rPr>
                <w:sz w:val="20"/>
                <w:szCs w:val="20"/>
              </w:rPr>
              <w:t xml:space="preserve">          31,666 </w:t>
            </w:r>
          </w:p>
        </w:tc>
        <w:tc>
          <w:tcPr>
            <w:tcW w:w="975" w:type="dxa"/>
            <w:vAlign w:val="bottom"/>
          </w:tcPr>
          <w:p w14:paraId="1E7F9931" w14:textId="0C15D1BB" w:rsidR="00E125AC" w:rsidRPr="00ED3E27" w:rsidRDefault="00E125AC" w:rsidP="002E40BB">
            <w:pPr>
              <w:pStyle w:val="NoSpacing"/>
              <w:jc w:val="center"/>
              <w:rPr>
                <w:sz w:val="20"/>
                <w:szCs w:val="20"/>
              </w:rPr>
            </w:pPr>
            <w:r w:rsidRPr="00E125AC">
              <w:rPr>
                <w:sz w:val="20"/>
                <w:szCs w:val="20"/>
              </w:rPr>
              <w:t>8.43%</w:t>
            </w:r>
          </w:p>
        </w:tc>
        <w:tc>
          <w:tcPr>
            <w:tcW w:w="1117" w:type="dxa"/>
            <w:vAlign w:val="bottom"/>
          </w:tcPr>
          <w:p w14:paraId="2024AB4B" w14:textId="009BBA4A" w:rsidR="00E125AC" w:rsidRPr="00ED3E27" w:rsidRDefault="00E125AC" w:rsidP="002E40BB">
            <w:pPr>
              <w:pStyle w:val="NoSpacing"/>
              <w:jc w:val="center"/>
              <w:rPr>
                <w:sz w:val="20"/>
                <w:szCs w:val="20"/>
              </w:rPr>
            </w:pPr>
            <w:r w:rsidRPr="00E125AC">
              <w:rPr>
                <w:sz w:val="20"/>
                <w:szCs w:val="20"/>
              </w:rPr>
              <w:t>5,386</w:t>
            </w:r>
          </w:p>
        </w:tc>
        <w:tc>
          <w:tcPr>
            <w:tcW w:w="1416" w:type="dxa"/>
            <w:vAlign w:val="bottom"/>
          </w:tcPr>
          <w:p w14:paraId="39CC2274" w14:textId="5D903EC4" w:rsidR="00E125AC" w:rsidRPr="00ED3E27" w:rsidRDefault="00E125AC" w:rsidP="002E40BB">
            <w:pPr>
              <w:pStyle w:val="NoSpacing"/>
              <w:jc w:val="center"/>
              <w:rPr>
                <w:sz w:val="20"/>
                <w:szCs w:val="20"/>
              </w:rPr>
            </w:pPr>
            <w:r w:rsidRPr="00E125AC">
              <w:rPr>
                <w:sz w:val="20"/>
                <w:szCs w:val="20"/>
              </w:rPr>
              <w:t>17.01%</w:t>
            </w:r>
          </w:p>
        </w:tc>
      </w:tr>
      <w:tr w:rsidR="00E125AC" w:rsidRPr="00ED3E27" w14:paraId="1DAE293B" w14:textId="77777777" w:rsidTr="00CD2875">
        <w:trPr>
          <w:trHeight w:val="157"/>
        </w:trPr>
        <w:tc>
          <w:tcPr>
            <w:tcW w:w="2053" w:type="dxa"/>
            <w:shd w:val="clear" w:color="auto" w:fill="EFEFEF"/>
          </w:tcPr>
          <w:p w14:paraId="6772E2CB" w14:textId="77777777" w:rsidR="00E125AC" w:rsidRPr="00ED3E27" w:rsidRDefault="00E125AC" w:rsidP="00E125AC">
            <w:pPr>
              <w:pStyle w:val="NoSpacing"/>
              <w:rPr>
                <w:sz w:val="20"/>
                <w:szCs w:val="20"/>
              </w:rPr>
            </w:pPr>
          </w:p>
        </w:tc>
        <w:tc>
          <w:tcPr>
            <w:tcW w:w="2010" w:type="dxa"/>
            <w:shd w:val="clear" w:color="auto" w:fill="EFEFEF"/>
          </w:tcPr>
          <w:p w14:paraId="3D7364E8" w14:textId="77777777" w:rsidR="00E125AC" w:rsidRPr="00ED3E27" w:rsidRDefault="00E125AC" w:rsidP="00E125AC">
            <w:pPr>
              <w:pStyle w:val="NoSpacing"/>
              <w:rPr>
                <w:sz w:val="20"/>
                <w:szCs w:val="20"/>
              </w:rPr>
            </w:pPr>
            <w:r w:rsidRPr="00ED3E27">
              <w:rPr>
                <w:sz w:val="20"/>
                <w:szCs w:val="20"/>
              </w:rPr>
              <w:t>Non-Hispanic White</w:t>
            </w:r>
          </w:p>
        </w:tc>
        <w:tc>
          <w:tcPr>
            <w:tcW w:w="1363" w:type="dxa"/>
            <w:shd w:val="clear" w:color="auto" w:fill="EFEFEF"/>
            <w:vAlign w:val="bottom"/>
          </w:tcPr>
          <w:p w14:paraId="0EF2E5FC" w14:textId="746334D8" w:rsidR="00E125AC" w:rsidRPr="00ED3E27" w:rsidRDefault="00E125AC" w:rsidP="00E125AC">
            <w:pPr>
              <w:pStyle w:val="NoSpacing"/>
              <w:rPr>
                <w:sz w:val="20"/>
                <w:szCs w:val="20"/>
              </w:rPr>
            </w:pPr>
            <w:r w:rsidRPr="00E125AC">
              <w:rPr>
                <w:sz w:val="20"/>
                <w:szCs w:val="20"/>
              </w:rPr>
              <w:t xml:space="preserve">          95,045 </w:t>
            </w:r>
          </w:p>
        </w:tc>
        <w:tc>
          <w:tcPr>
            <w:tcW w:w="975" w:type="dxa"/>
            <w:shd w:val="clear" w:color="auto" w:fill="EFEFEF"/>
            <w:vAlign w:val="bottom"/>
          </w:tcPr>
          <w:p w14:paraId="176DB5E3" w14:textId="22C0BEDF" w:rsidR="00E125AC" w:rsidRPr="00ED3E27" w:rsidRDefault="00E125AC" w:rsidP="002E40BB">
            <w:pPr>
              <w:pStyle w:val="NoSpacing"/>
              <w:jc w:val="center"/>
              <w:rPr>
                <w:sz w:val="20"/>
                <w:szCs w:val="20"/>
              </w:rPr>
            </w:pPr>
            <w:r w:rsidRPr="00E125AC">
              <w:rPr>
                <w:sz w:val="20"/>
                <w:szCs w:val="20"/>
              </w:rPr>
              <w:t>25.29%</w:t>
            </w:r>
          </w:p>
        </w:tc>
        <w:tc>
          <w:tcPr>
            <w:tcW w:w="1117" w:type="dxa"/>
            <w:shd w:val="clear" w:color="auto" w:fill="EFEFEF"/>
            <w:vAlign w:val="bottom"/>
          </w:tcPr>
          <w:p w14:paraId="66E787ED" w14:textId="32101595" w:rsidR="00E125AC" w:rsidRPr="00ED3E27" w:rsidRDefault="00E125AC" w:rsidP="002E40BB">
            <w:pPr>
              <w:pStyle w:val="NoSpacing"/>
              <w:jc w:val="center"/>
              <w:rPr>
                <w:sz w:val="20"/>
                <w:szCs w:val="20"/>
              </w:rPr>
            </w:pPr>
            <w:r w:rsidRPr="00E125AC">
              <w:rPr>
                <w:sz w:val="20"/>
                <w:szCs w:val="20"/>
              </w:rPr>
              <w:t>8,421</w:t>
            </w:r>
          </w:p>
        </w:tc>
        <w:tc>
          <w:tcPr>
            <w:tcW w:w="1416" w:type="dxa"/>
            <w:shd w:val="clear" w:color="auto" w:fill="EFEFEF"/>
            <w:vAlign w:val="bottom"/>
          </w:tcPr>
          <w:p w14:paraId="5B566D5B" w14:textId="1C8B12C3" w:rsidR="00E125AC" w:rsidRPr="00ED3E27" w:rsidRDefault="00E125AC" w:rsidP="002E40BB">
            <w:pPr>
              <w:pStyle w:val="NoSpacing"/>
              <w:jc w:val="center"/>
              <w:rPr>
                <w:sz w:val="20"/>
                <w:szCs w:val="20"/>
              </w:rPr>
            </w:pPr>
            <w:r w:rsidRPr="00E125AC">
              <w:rPr>
                <w:sz w:val="20"/>
                <w:szCs w:val="20"/>
              </w:rPr>
              <w:t>8.86%</w:t>
            </w:r>
          </w:p>
        </w:tc>
      </w:tr>
      <w:tr w:rsidR="00E125AC" w:rsidRPr="00ED3E27" w14:paraId="70C63982" w14:textId="77777777" w:rsidTr="00CD2875">
        <w:trPr>
          <w:trHeight w:val="191"/>
        </w:trPr>
        <w:tc>
          <w:tcPr>
            <w:tcW w:w="2053" w:type="dxa"/>
            <w:tcBorders>
              <w:bottom w:val="single" w:sz="4" w:space="0" w:color="000000"/>
            </w:tcBorders>
          </w:tcPr>
          <w:p w14:paraId="3D7088DC" w14:textId="77777777" w:rsidR="00E125AC" w:rsidRPr="00ED3E27" w:rsidRDefault="00E125AC" w:rsidP="00E125AC">
            <w:pPr>
              <w:pStyle w:val="NoSpacing"/>
              <w:rPr>
                <w:sz w:val="20"/>
                <w:szCs w:val="20"/>
              </w:rPr>
            </w:pPr>
          </w:p>
        </w:tc>
        <w:tc>
          <w:tcPr>
            <w:tcW w:w="2010" w:type="dxa"/>
            <w:tcBorders>
              <w:bottom w:val="single" w:sz="4" w:space="0" w:color="000000"/>
            </w:tcBorders>
          </w:tcPr>
          <w:p w14:paraId="213F4441" w14:textId="77777777" w:rsidR="00E125AC" w:rsidRPr="00ED3E27" w:rsidRDefault="00E125AC" w:rsidP="00E125AC">
            <w:pPr>
              <w:pStyle w:val="NoSpacing"/>
              <w:rPr>
                <w:sz w:val="20"/>
                <w:szCs w:val="20"/>
              </w:rPr>
            </w:pPr>
            <w:r w:rsidRPr="00ED3E27">
              <w:rPr>
                <w:sz w:val="20"/>
                <w:szCs w:val="20"/>
              </w:rPr>
              <w:t>Other Minority Races</w:t>
            </w:r>
          </w:p>
        </w:tc>
        <w:tc>
          <w:tcPr>
            <w:tcW w:w="1363" w:type="dxa"/>
            <w:tcBorders>
              <w:bottom w:val="single" w:sz="4" w:space="0" w:color="000000"/>
            </w:tcBorders>
            <w:vAlign w:val="bottom"/>
          </w:tcPr>
          <w:p w14:paraId="132A2D69" w14:textId="39C7C5B4" w:rsidR="00E125AC" w:rsidRPr="00ED3E27" w:rsidRDefault="00E125AC" w:rsidP="00E125AC">
            <w:pPr>
              <w:pStyle w:val="NoSpacing"/>
              <w:rPr>
                <w:sz w:val="20"/>
                <w:szCs w:val="20"/>
              </w:rPr>
            </w:pPr>
            <w:r w:rsidRPr="00E125AC">
              <w:rPr>
                <w:sz w:val="20"/>
                <w:szCs w:val="20"/>
              </w:rPr>
              <w:t xml:space="preserve">            2,819 </w:t>
            </w:r>
          </w:p>
        </w:tc>
        <w:tc>
          <w:tcPr>
            <w:tcW w:w="975" w:type="dxa"/>
            <w:tcBorders>
              <w:bottom w:val="single" w:sz="4" w:space="0" w:color="000000"/>
            </w:tcBorders>
            <w:vAlign w:val="bottom"/>
          </w:tcPr>
          <w:p w14:paraId="541CC6AC" w14:textId="38CACA5B" w:rsidR="00E125AC" w:rsidRPr="00ED3E27" w:rsidRDefault="00E125AC" w:rsidP="002E40BB">
            <w:pPr>
              <w:pStyle w:val="NoSpacing"/>
              <w:jc w:val="center"/>
              <w:rPr>
                <w:sz w:val="20"/>
                <w:szCs w:val="20"/>
              </w:rPr>
            </w:pPr>
            <w:r w:rsidRPr="00E125AC">
              <w:rPr>
                <w:sz w:val="20"/>
                <w:szCs w:val="20"/>
              </w:rPr>
              <w:t>0.75%</w:t>
            </w:r>
          </w:p>
        </w:tc>
        <w:tc>
          <w:tcPr>
            <w:tcW w:w="1117" w:type="dxa"/>
            <w:tcBorders>
              <w:bottom w:val="single" w:sz="4" w:space="0" w:color="000000"/>
            </w:tcBorders>
            <w:vAlign w:val="bottom"/>
          </w:tcPr>
          <w:p w14:paraId="6EFE90CB" w14:textId="04E07EC6" w:rsidR="00E125AC" w:rsidRPr="00ED3E27" w:rsidRDefault="00E125AC" w:rsidP="002E40BB">
            <w:pPr>
              <w:pStyle w:val="NoSpacing"/>
              <w:jc w:val="center"/>
              <w:rPr>
                <w:sz w:val="20"/>
                <w:szCs w:val="20"/>
              </w:rPr>
            </w:pPr>
            <w:r w:rsidRPr="00E125AC">
              <w:rPr>
                <w:sz w:val="20"/>
                <w:szCs w:val="20"/>
              </w:rPr>
              <w:t>387</w:t>
            </w:r>
          </w:p>
        </w:tc>
        <w:tc>
          <w:tcPr>
            <w:tcW w:w="1416" w:type="dxa"/>
            <w:tcBorders>
              <w:bottom w:val="single" w:sz="4" w:space="0" w:color="000000"/>
            </w:tcBorders>
            <w:vAlign w:val="bottom"/>
          </w:tcPr>
          <w:p w14:paraId="3705B38F" w14:textId="1CF1F910" w:rsidR="00E125AC" w:rsidRPr="00ED3E27" w:rsidRDefault="00E125AC" w:rsidP="002E40BB">
            <w:pPr>
              <w:pStyle w:val="NoSpacing"/>
              <w:jc w:val="center"/>
              <w:rPr>
                <w:sz w:val="20"/>
                <w:szCs w:val="20"/>
              </w:rPr>
            </w:pPr>
            <w:r w:rsidRPr="00E125AC">
              <w:rPr>
                <w:sz w:val="20"/>
                <w:szCs w:val="20"/>
              </w:rPr>
              <w:t>13.73%</w:t>
            </w:r>
          </w:p>
        </w:tc>
      </w:tr>
      <w:tr w:rsidR="007C3C16" w:rsidRPr="00ED3E27" w14:paraId="5D8E80FF" w14:textId="77777777" w:rsidTr="00CD2875">
        <w:trPr>
          <w:trHeight w:val="212"/>
        </w:trPr>
        <w:tc>
          <w:tcPr>
            <w:tcW w:w="2053" w:type="dxa"/>
            <w:tcBorders>
              <w:top w:val="single" w:sz="4" w:space="0" w:color="000000"/>
            </w:tcBorders>
            <w:shd w:val="clear" w:color="auto" w:fill="EFEFEF"/>
          </w:tcPr>
          <w:p w14:paraId="7F9911C8" w14:textId="4F0D19B0" w:rsidR="007C3C16" w:rsidRPr="00ED3E27" w:rsidRDefault="007C3C16" w:rsidP="007C3C16">
            <w:pPr>
              <w:pStyle w:val="NoSpacing"/>
              <w:rPr>
                <w:sz w:val="20"/>
                <w:szCs w:val="20"/>
              </w:rPr>
            </w:pPr>
            <w:r w:rsidRPr="00ED3E27">
              <w:rPr>
                <w:sz w:val="20"/>
                <w:szCs w:val="20"/>
              </w:rPr>
              <w:t>2021 (</w:t>
            </w:r>
            <w:r w:rsidR="00FA4922">
              <w:rPr>
                <w:sz w:val="20"/>
                <w:szCs w:val="20"/>
              </w:rPr>
              <w:t>375,463</w:t>
            </w:r>
            <w:r w:rsidRPr="00ED3E27">
              <w:rPr>
                <w:sz w:val="20"/>
                <w:szCs w:val="20"/>
              </w:rPr>
              <w:t>)</w:t>
            </w:r>
          </w:p>
        </w:tc>
        <w:tc>
          <w:tcPr>
            <w:tcW w:w="2010" w:type="dxa"/>
            <w:tcBorders>
              <w:top w:val="single" w:sz="4" w:space="0" w:color="000000"/>
            </w:tcBorders>
            <w:shd w:val="clear" w:color="auto" w:fill="EFEFEF"/>
          </w:tcPr>
          <w:p w14:paraId="2E4C12AE" w14:textId="77777777" w:rsidR="007C3C16" w:rsidRPr="00ED3E27" w:rsidRDefault="007C3C16" w:rsidP="007C3C16">
            <w:pPr>
              <w:pStyle w:val="NoSpacing"/>
              <w:rPr>
                <w:sz w:val="20"/>
                <w:szCs w:val="20"/>
              </w:rPr>
            </w:pPr>
            <w:r w:rsidRPr="00ED3E27">
              <w:rPr>
                <w:sz w:val="20"/>
                <w:szCs w:val="20"/>
              </w:rPr>
              <w:t>Asian</w:t>
            </w:r>
          </w:p>
        </w:tc>
        <w:tc>
          <w:tcPr>
            <w:tcW w:w="1363" w:type="dxa"/>
            <w:tcBorders>
              <w:top w:val="single" w:sz="4" w:space="0" w:color="000000"/>
            </w:tcBorders>
            <w:shd w:val="clear" w:color="auto" w:fill="EFEFEF"/>
            <w:vAlign w:val="bottom"/>
          </w:tcPr>
          <w:p w14:paraId="37755BC7" w14:textId="583CE15E" w:rsidR="007C3C16" w:rsidRPr="00ED3E27" w:rsidRDefault="007C3C16" w:rsidP="007C3C16">
            <w:pPr>
              <w:pStyle w:val="NoSpacing"/>
              <w:rPr>
                <w:sz w:val="20"/>
                <w:szCs w:val="20"/>
              </w:rPr>
            </w:pPr>
            <w:r w:rsidRPr="007C3C16">
              <w:rPr>
                <w:sz w:val="20"/>
                <w:szCs w:val="20"/>
              </w:rPr>
              <w:t xml:space="preserve">          21,543 </w:t>
            </w:r>
          </w:p>
        </w:tc>
        <w:tc>
          <w:tcPr>
            <w:tcW w:w="975" w:type="dxa"/>
            <w:tcBorders>
              <w:top w:val="single" w:sz="4" w:space="0" w:color="000000"/>
            </w:tcBorders>
            <w:shd w:val="clear" w:color="auto" w:fill="EFEFEF"/>
            <w:vAlign w:val="bottom"/>
          </w:tcPr>
          <w:p w14:paraId="2C4EAE78" w14:textId="6114182A" w:rsidR="007C3C16" w:rsidRPr="00ED3E27" w:rsidRDefault="007C3C16" w:rsidP="002E40BB">
            <w:pPr>
              <w:pStyle w:val="NoSpacing"/>
              <w:jc w:val="center"/>
              <w:rPr>
                <w:sz w:val="20"/>
                <w:szCs w:val="20"/>
              </w:rPr>
            </w:pPr>
            <w:r w:rsidRPr="007C3C16">
              <w:rPr>
                <w:sz w:val="20"/>
                <w:szCs w:val="20"/>
              </w:rPr>
              <w:t>5.74%</w:t>
            </w:r>
          </w:p>
        </w:tc>
        <w:tc>
          <w:tcPr>
            <w:tcW w:w="1117" w:type="dxa"/>
            <w:tcBorders>
              <w:top w:val="single" w:sz="4" w:space="0" w:color="000000"/>
            </w:tcBorders>
            <w:shd w:val="clear" w:color="auto" w:fill="EFEFEF"/>
            <w:vAlign w:val="bottom"/>
          </w:tcPr>
          <w:p w14:paraId="61880EE1" w14:textId="5905FFE1" w:rsidR="007C3C16" w:rsidRPr="00ED3E27" w:rsidRDefault="007C3C16" w:rsidP="002E40BB">
            <w:pPr>
              <w:pStyle w:val="NoSpacing"/>
              <w:jc w:val="center"/>
              <w:rPr>
                <w:sz w:val="20"/>
                <w:szCs w:val="20"/>
              </w:rPr>
            </w:pPr>
            <w:r w:rsidRPr="007C3C16">
              <w:rPr>
                <w:sz w:val="20"/>
                <w:szCs w:val="20"/>
              </w:rPr>
              <w:t>2,522</w:t>
            </w:r>
          </w:p>
        </w:tc>
        <w:tc>
          <w:tcPr>
            <w:tcW w:w="1416" w:type="dxa"/>
            <w:tcBorders>
              <w:top w:val="single" w:sz="4" w:space="0" w:color="000000"/>
            </w:tcBorders>
            <w:shd w:val="clear" w:color="auto" w:fill="EFEFEF"/>
            <w:vAlign w:val="bottom"/>
          </w:tcPr>
          <w:p w14:paraId="3BAFAD0C" w14:textId="0D4F4EA9" w:rsidR="007C3C16" w:rsidRPr="00ED3E27" w:rsidRDefault="007C3C16" w:rsidP="002E40BB">
            <w:pPr>
              <w:pStyle w:val="NoSpacing"/>
              <w:jc w:val="center"/>
              <w:rPr>
                <w:sz w:val="20"/>
                <w:szCs w:val="20"/>
              </w:rPr>
            </w:pPr>
            <w:r w:rsidRPr="007C3C16">
              <w:rPr>
                <w:sz w:val="20"/>
                <w:szCs w:val="20"/>
              </w:rPr>
              <w:t>11.71%</w:t>
            </w:r>
          </w:p>
        </w:tc>
      </w:tr>
      <w:tr w:rsidR="007C3C16" w:rsidRPr="00ED3E27" w14:paraId="4DD98FBE" w14:textId="77777777" w:rsidTr="00CD2875">
        <w:trPr>
          <w:trHeight w:val="157"/>
        </w:trPr>
        <w:tc>
          <w:tcPr>
            <w:tcW w:w="2053" w:type="dxa"/>
          </w:tcPr>
          <w:p w14:paraId="3EF79619" w14:textId="77777777" w:rsidR="007C3C16" w:rsidRPr="00ED3E27" w:rsidRDefault="007C3C16" w:rsidP="007C3C16">
            <w:pPr>
              <w:pStyle w:val="NoSpacing"/>
              <w:rPr>
                <w:sz w:val="20"/>
                <w:szCs w:val="20"/>
              </w:rPr>
            </w:pPr>
          </w:p>
        </w:tc>
        <w:tc>
          <w:tcPr>
            <w:tcW w:w="2010" w:type="dxa"/>
          </w:tcPr>
          <w:p w14:paraId="3B46004B" w14:textId="77777777" w:rsidR="007C3C16" w:rsidRPr="00ED3E27" w:rsidRDefault="007C3C16" w:rsidP="007C3C16">
            <w:pPr>
              <w:pStyle w:val="NoSpacing"/>
              <w:rPr>
                <w:sz w:val="20"/>
                <w:szCs w:val="20"/>
              </w:rPr>
            </w:pPr>
            <w:r w:rsidRPr="00ED3E27">
              <w:rPr>
                <w:sz w:val="20"/>
                <w:szCs w:val="20"/>
              </w:rPr>
              <w:t>Black or African American</w:t>
            </w:r>
          </w:p>
        </w:tc>
        <w:tc>
          <w:tcPr>
            <w:tcW w:w="1363" w:type="dxa"/>
            <w:vAlign w:val="bottom"/>
          </w:tcPr>
          <w:p w14:paraId="07861477" w14:textId="4DAB94F8" w:rsidR="007C3C16" w:rsidRPr="00ED3E27" w:rsidRDefault="007C3C16" w:rsidP="007C3C16">
            <w:pPr>
              <w:pStyle w:val="NoSpacing"/>
              <w:rPr>
                <w:sz w:val="20"/>
                <w:szCs w:val="20"/>
              </w:rPr>
            </w:pPr>
            <w:r w:rsidRPr="007C3C16">
              <w:rPr>
                <w:sz w:val="20"/>
                <w:szCs w:val="20"/>
              </w:rPr>
              <w:t xml:space="preserve">          25,499 </w:t>
            </w:r>
          </w:p>
        </w:tc>
        <w:tc>
          <w:tcPr>
            <w:tcW w:w="975" w:type="dxa"/>
            <w:vAlign w:val="bottom"/>
          </w:tcPr>
          <w:p w14:paraId="3DCBDD31" w14:textId="7DE580B0" w:rsidR="007C3C16" w:rsidRPr="00ED3E27" w:rsidRDefault="007C3C16" w:rsidP="002E40BB">
            <w:pPr>
              <w:pStyle w:val="NoSpacing"/>
              <w:jc w:val="center"/>
              <w:rPr>
                <w:sz w:val="20"/>
                <w:szCs w:val="20"/>
              </w:rPr>
            </w:pPr>
            <w:r w:rsidRPr="007C3C16">
              <w:rPr>
                <w:sz w:val="20"/>
                <w:szCs w:val="20"/>
              </w:rPr>
              <w:t>6.79%</w:t>
            </w:r>
          </w:p>
        </w:tc>
        <w:tc>
          <w:tcPr>
            <w:tcW w:w="1117" w:type="dxa"/>
            <w:vAlign w:val="bottom"/>
          </w:tcPr>
          <w:p w14:paraId="50F170F9" w14:textId="7BDEBD27" w:rsidR="007C3C16" w:rsidRPr="00ED3E27" w:rsidRDefault="007C3C16" w:rsidP="002E40BB">
            <w:pPr>
              <w:pStyle w:val="NoSpacing"/>
              <w:jc w:val="center"/>
              <w:rPr>
                <w:sz w:val="20"/>
                <w:szCs w:val="20"/>
              </w:rPr>
            </w:pPr>
            <w:r w:rsidRPr="007C3C16">
              <w:rPr>
                <w:sz w:val="20"/>
                <w:szCs w:val="20"/>
              </w:rPr>
              <w:t>4,466</w:t>
            </w:r>
          </w:p>
        </w:tc>
        <w:tc>
          <w:tcPr>
            <w:tcW w:w="1416" w:type="dxa"/>
            <w:vAlign w:val="bottom"/>
          </w:tcPr>
          <w:p w14:paraId="5987E7EF" w14:textId="028C7102" w:rsidR="007C3C16" w:rsidRPr="00ED3E27" w:rsidRDefault="007C3C16" w:rsidP="002E40BB">
            <w:pPr>
              <w:pStyle w:val="NoSpacing"/>
              <w:jc w:val="center"/>
              <w:rPr>
                <w:sz w:val="20"/>
                <w:szCs w:val="20"/>
              </w:rPr>
            </w:pPr>
            <w:r w:rsidRPr="007C3C16">
              <w:rPr>
                <w:sz w:val="20"/>
                <w:szCs w:val="20"/>
              </w:rPr>
              <w:t>17.51%</w:t>
            </w:r>
          </w:p>
        </w:tc>
      </w:tr>
      <w:tr w:rsidR="007C3C16" w:rsidRPr="00ED3E27" w14:paraId="47228D6D" w14:textId="77777777" w:rsidTr="00CD2875">
        <w:trPr>
          <w:trHeight w:val="157"/>
        </w:trPr>
        <w:tc>
          <w:tcPr>
            <w:tcW w:w="2053" w:type="dxa"/>
            <w:shd w:val="clear" w:color="auto" w:fill="EFEFEF"/>
          </w:tcPr>
          <w:p w14:paraId="2E6C56A6" w14:textId="77777777" w:rsidR="007C3C16" w:rsidRPr="00ED3E27" w:rsidRDefault="007C3C16" w:rsidP="007C3C16">
            <w:pPr>
              <w:pStyle w:val="NoSpacing"/>
              <w:rPr>
                <w:sz w:val="20"/>
                <w:szCs w:val="20"/>
              </w:rPr>
            </w:pPr>
          </w:p>
        </w:tc>
        <w:tc>
          <w:tcPr>
            <w:tcW w:w="2010" w:type="dxa"/>
            <w:shd w:val="clear" w:color="auto" w:fill="EFEFEF"/>
          </w:tcPr>
          <w:p w14:paraId="0D44E3FE" w14:textId="77777777" w:rsidR="007C3C16" w:rsidRPr="00ED3E27" w:rsidRDefault="007C3C16" w:rsidP="007C3C16">
            <w:pPr>
              <w:pStyle w:val="NoSpacing"/>
              <w:rPr>
                <w:sz w:val="20"/>
                <w:szCs w:val="20"/>
              </w:rPr>
            </w:pPr>
            <w:r w:rsidRPr="00ED3E27">
              <w:rPr>
                <w:sz w:val="20"/>
                <w:szCs w:val="20"/>
              </w:rPr>
              <w:t>Hispanic White</w:t>
            </w:r>
          </w:p>
        </w:tc>
        <w:tc>
          <w:tcPr>
            <w:tcW w:w="1363" w:type="dxa"/>
            <w:shd w:val="clear" w:color="auto" w:fill="EFEFEF"/>
            <w:vAlign w:val="bottom"/>
          </w:tcPr>
          <w:p w14:paraId="26EB37E7" w14:textId="5B993466" w:rsidR="007C3C16" w:rsidRPr="00ED3E27" w:rsidRDefault="007C3C16" w:rsidP="007C3C16">
            <w:pPr>
              <w:pStyle w:val="NoSpacing"/>
              <w:rPr>
                <w:sz w:val="20"/>
                <w:szCs w:val="20"/>
              </w:rPr>
            </w:pPr>
            <w:r w:rsidRPr="007C3C16">
              <w:rPr>
                <w:sz w:val="20"/>
                <w:szCs w:val="20"/>
              </w:rPr>
              <w:t xml:space="preserve">          60,951 </w:t>
            </w:r>
          </w:p>
        </w:tc>
        <w:tc>
          <w:tcPr>
            <w:tcW w:w="975" w:type="dxa"/>
            <w:shd w:val="clear" w:color="auto" w:fill="EFEFEF"/>
            <w:vAlign w:val="bottom"/>
          </w:tcPr>
          <w:p w14:paraId="28CC6E57" w14:textId="77B367BC" w:rsidR="007C3C16" w:rsidRPr="00ED3E27" w:rsidRDefault="007C3C16" w:rsidP="002E40BB">
            <w:pPr>
              <w:pStyle w:val="NoSpacing"/>
              <w:jc w:val="center"/>
              <w:rPr>
                <w:sz w:val="20"/>
                <w:szCs w:val="20"/>
              </w:rPr>
            </w:pPr>
            <w:r w:rsidRPr="007C3C16">
              <w:rPr>
                <w:sz w:val="20"/>
                <w:szCs w:val="20"/>
              </w:rPr>
              <w:t>16.23%</w:t>
            </w:r>
          </w:p>
        </w:tc>
        <w:tc>
          <w:tcPr>
            <w:tcW w:w="1117" w:type="dxa"/>
            <w:shd w:val="clear" w:color="auto" w:fill="EFEFEF"/>
            <w:vAlign w:val="bottom"/>
          </w:tcPr>
          <w:p w14:paraId="45B1B5C7" w14:textId="74889E95" w:rsidR="007C3C16" w:rsidRPr="00ED3E27" w:rsidRDefault="007C3C16" w:rsidP="002E40BB">
            <w:pPr>
              <w:pStyle w:val="NoSpacing"/>
              <w:jc w:val="center"/>
              <w:rPr>
                <w:sz w:val="20"/>
                <w:szCs w:val="20"/>
              </w:rPr>
            </w:pPr>
            <w:r w:rsidRPr="007C3C16">
              <w:rPr>
                <w:sz w:val="20"/>
                <w:szCs w:val="20"/>
              </w:rPr>
              <w:t>7,584</w:t>
            </w:r>
          </w:p>
        </w:tc>
        <w:tc>
          <w:tcPr>
            <w:tcW w:w="1416" w:type="dxa"/>
            <w:shd w:val="clear" w:color="auto" w:fill="EFEFEF"/>
            <w:vAlign w:val="bottom"/>
          </w:tcPr>
          <w:p w14:paraId="4D9779A5" w14:textId="4A320926" w:rsidR="007C3C16" w:rsidRPr="00ED3E27" w:rsidRDefault="007C3C16" w:rsidP="002E40BB">
            <w:pPr>
              <w:pStyle w:val="NoSpacing"/>
              <w:jc w:val="center"/>
              <w:rPr>
                <w:sz w:val="20"/>
                <w:szCs w:val="20"/>
              </w:rPr>
            </w:pPr>
            <w:r w:rsidRPr="007C3C16">
              <w:rPr>
                <w:sz w:val="20"/>
                <w:szCs w:val="20"/>
              </w:rPr>
              <w:t>12.44%</w:t>
            </w:r>
          </w:p>
        </w:tc>
      </w:tr>
      <w:tr w:rsidR="007C3C16" w:rsidRPr="00ED3E27" w14:paraId="71C6FF0B" w14:textId="77777777" w:rsidTr="00CD2875">
        <w:trPr>
          <w:trHeight w:val="157"/>
        </w:trPr>
        <w:tc>
          <w:tcPr>
            <w:tcW w:w="2053" w:type="dxa"/>
          </w:tcPr>
          <w:p w14:paraId="13986A50" w14:textId="77777777" w:rsidR="007C3C16" w:rsidRPr="00ED3E27" w:rsidRDefault="007C3C16" w:rsidP="007C3C16">
            <w:pPr>
              <w:pStyle w:val="NoSpacing"/>
              <w:rPr>
                <w:sz w:val="20"/>
                <w:szCs w:val="20"/>
              </w:rPr>
            </w:pPr>
          </w:p>
        </w:tc>
        <w:tc>
          <w:tcPr>
            <w:tcW w:w="2010" w:type="dxa"/>
          </w:tcPr>
          <w:p w14:paraId="59333F20" w14:textId="77777777" w:rsidR="007C3C16" w:rsidRPr="00ED3E27" w:rsidRDefault="007C3C16" w:rsidP="007C3C16">
            <w:pPr>
              <w:pStyle w:val="NoSpacing"/>
              <w:rPr>
                <w:sz w:val="20"/>
                <w:szCs w:val="20"/>
              </w:rPr>
            </w:pPr>
            <w:r w:rsidRPr="00ED3E27">
              <w:rPr>
                <w:sz w:val="20"/>
                <w:szCs w:val="20"/>
              </w:rPr>
              <w:t>Joint</w:t>
            </w:r>
          </w:p>
        </w:tc>
        <w:tc>
          <w:tcPr>
            <w:tcW w:w="1363" w:type="dxa"/>
            <w:vAlign w:val="bottom"/>
          </w:tcPr>
          <w:p w14:paraId="1E099415" w14:textId="18D70E1C" w:rsidR="007C3C16" w:rsidRPr="00ED3E27" w:rsidRDefault="007C3C16" w:rsidP="007C3C16">
            <w:pPr>
              <w:pStyle w:val="NoSpacing"/>
              <w:rPr>
                <w:sz w:val="20"/>
                <w:szCs w:val="20"/>
              </w:rPr>
            </w:pPr>
            <w:r w:rsidRPr="007C3C16">
              <w:rPr>
                <w:sz w:val="20"/>
                <w:szCs w:val="20"/>
              </w:rPr>
              <w:t xml:space="preserve">        142,151 </w:t>
            </w:r>
          </w:p>
        </w:tc>
        <w:tc>
          <w:tcPr>
            <w:tcW w:w="975" w:type="dxa"/>
            <w:vAlign w:val="bottom"/>
          </w:tcPr>
          <w:p w14:paraId="70829ADB" w14:textId="2C7C49B3" w:rsidR="007C3C16" w:rsidRPr="00ED3E27" w:rsidRDefault="007C3C16" w:rsidP="002E40BB">
            <w:pPr>
              <w:pStyle w:val="NoSpacing"/>
              <w:jc w:val="center"/>
              <w:rPr>
                <w:sz w:val="20"/>
                <w:szCs w:val="20"/>
              </w:rPr>
            </w:pPr>
            <w:r w:rsidRPr="007C3C16">
              <w:rPr>
                <w:sz w:val="20"/>
                <w:szCs w:val="20"/>
              </w:rPr>
              <w:t>37.86%</w:t>
            </w:r>
          </w:p>
        </w:tc>
        <w:tc>
          <w:tcPr>
            <w:tcW w:w="1117" w:type="dxa"/>
            <w:vAlign w:val="bottom"/>
          </w:tcPr>
          <w:p w14:paraId="5D7BAA5C" w14:textId="71431837" w:rsidR="007C3C16" w:rsidRPr="00ED3E27" w:rsidRDefault="007C3C16" w:rsidP="002E40BB">
            <w:pPr>
              <w:pStyle w:val="NoSpacing"/>
              <w:jc w:val="center"/>
              <w:rPr>
                <w:sz w:val="20"/>
                <w:szCs w:val="20"/>
              </w:rPr>
            </w:pPr>
            <w:r w:rsidRPr="007C3C16">
              <w:rPr>
                <w:sz w:val="20"/>
                <w:szCs w:val="20"/>
              </w:rPr>
              <w:t>13,252</w:t>
            </w:r>
          </w:p>
        </w:tc>
        <w:tc>
          <w:tcPr>
            <w:tcW w:w="1416" w:type="dxa"/>
            <w:vAlign w:val="bottom"/>
          </w:tcPr>
          <w:p w14:paraId="6C436D5A" w14:textId="67C1E0D8" w:rsidR="007C3C16" w:rsidRPr="00ED3E27" w:rsidRDefault="007C3C16" w:rsidP="002E40BB">
            <w:pPr>
              <w:pStyle w:val="NoSpacing"/>
              <w:jc w:val="center"/>
              <w:rPr>
                <w:sz w:val="20"/>
                <w:szCs w:val="20"/>
              </w:rPr>
            </w:pPr>
            <w:r w:rsidRPr="007C3C16">
              <w:rPr>
                <w:sz w:val="20"/>
                <w:szCs w:val="20"/>
              </w:rPr>
              <w:t>9.32%</w:t>
            </w:r>
          </w:p>
        </w:tc>
      </w:tr>
      <w:tr w:rsidR="007C3C16" w:rsidRPr="00ED3E27" w14:paraId="3F8D6842" w14:textId="77777777" w:rsidTr="00CD2875">
        <w:trPr>
          <w:trHeight w:val="157"/>
        </w:trPr>
        <w:tc>
          <w:tcPr>
            <w:tcW w:w="2053" w:type="dxa"/>
            <w:shd w:val="clear" w:color="auto" w:fill="EFEFEF"/>
          </w:tcPr>
          <w:p w14:paraId="7A3331D1" w14:textId="77777777" w:rsidR="007C3C16" w:rsidRPr="00ED3E27" w:rsidRDefault="007C3C16" w:rsidP="007C3C16">
            <w:pPr>
              <w:pStyle w:val="NoSpacing"/>
              <w:rPr>
                <w:sz w:val="20"/>
                <w:szCs w:val="20"/>
              </w:rPr>
            </w:pPr>
          </w:p>
        </w:tc>
        <w:tc>
          <w:tcPr>
            <w:tcW w:w="2010" w:type="dxa"/>
            <w:shd w:val="clear" w:color="auto" w:fill="EFEFEF"/>
          </w:tcPr>
          <w:p w14:paraId="190B23A0" w14:textId="77777777" w:rsidR="007C3C16" w:rsidRPr="00ED3E27" w:rsidRDefault="007C3C16" w:rsidP="007C3C16">
            <w:pPr>
              <w:pStyle w:val="NoSpacing"/>
              <w:rPr>
                <w:sz w:val="20"/>
                <w:szCs w:val="20"/>
              </w:rPr>
            </w:pPr>
            <w:r w:rsidRPr="00ED3E27">
              <w:rPr>
                <w:sz w:val="20"/>
                <w:szCs w:val="20"/>
              </w:rPr>
              <w:t>Missing</w:t>
            </w:r>
          </w:p>
        </w:tc>
        <w:tc>
          <w:tcPr>
            <w:tcW w:w="1363" w:type="dxa"/>
            <w:shd w:val="clear" w:color="auto" w:fill="EFEFEF"/>
            <w:vAlign w:val="bottom"/>
          </w:tcPr>
          <w:p w14:paraId="5B627EF9" w14:textId="6BFE6E64" w:rsidR="007C3C16" w:rsidRPr="00ED3E27" w:rsidRDefault="007C3C16" w:rsidP="007C3C16">
            <w:pPr>
              <w:pStyle w:val="NoSpacing"/>
              <w:rPr>
                <w:sz w:val="20"/>
                <w:szCs w:val="20"/>
              </w:rPr>
            </w:pPr>
            <w:r w:rsidRPr="007C3C16">
              <w:rPr>
                <w:sz w:val="20"/>
                <w:szCs w:val="20"/>
              </w:rPr>
              <w:t xml:space="preserve">          32,749 </w:t>
            </w:r>
          </w:p>
        </w:tc>
        <w:tc>
          <w:tcPr>
            <w:tcW w:w="975" w:type="dxa"/>
            <w:shd w:val="clear" w:color="auto" w:fill="EFEFEF"/>
            <w:vAlign w:val="bottom"/>
          </w:tcPr>
          <w:p w14:paraId="6CAE0C18" w14:textId="50017954" w:rsidR="007C3C16" w:rsidRPr="00ED3E27" w:rsidRDefault="007C3C16" w:rsidP="002E40BB">
            <w:pPr>
              <w:pStyle w:val="NoSpacing"/>
              <w:jc w:val="center"/>
              <w:rPr>
                <w:sz w:val="20"/>
                <w:szCs w:val="20"/>
              </w:rPr>
            </w:pPr>
            <w:r w:rsidRPr="007C3C16">
              <w:rPr>
                <w:sz w:val="20"/>
                <w:szCs w:val="20"/>
              </w:rPr>
              <w:t>8.72%</w:t>
            </w:r>
          </w:p>
        </w:tc>
        <w:tc>
          <w:tcPr>
            <w:tcW w:w="1117" w:type="dxa"/>
            <w:shd w:val="clear" w:color="auto" w:fill="EFEFEF"/>
            <w:vAlign w:val="bottom"/>
          </w:tcPr>
          <w:p w14:paraId="6C12D54D" w14:textId="755CF227" w:rsidR="007C3C16" w:rsidRPr="00ED3E27" w:rsidRDefault="007C3C16" w:rsidP="002E40BB">
            <w:pPr>
              <w:pStyle w:val="NoSpacing"/>
              <w:jc w:val="center"/>
              <w:rPr>
                <w:sz w:val="20"/>
                <w:szCs w:val="20"/>
              </w:rPr>
            </w:pPr>
            <w:r w:rsidRPr="007C3C16">
              <w:rPr>
                <w:sz w:val="20"/>
                <w:szCs w:val="20"/>
              </w:rPr>
              <w:t>5,614</w:t>
            </w:r>
          </w:p>
        </w:tc>
        <w:tc>
          <w:tcPr>
            <w:tcW w:w="1416" w:type="dxa"/>
            <w:shd w:val="clear" w:color="auto" w:fill="EFEFEF"/>
            <w:vAlign w:val="bottom"/>
          </w:tcPr>
          <w:p w14:paraId="298DCA0F" w14:textId="4EF6F132" w:rsidR="007C3C16" w:rsidRPr="00ED3E27" w:rsidRDefault="007C3C16" w:rsidP="002E40BB">
            <w:pPr>
              <w:pStyle w:val="NoSpacing"/>
              <w:jc w:val="center"/>
              <w:rPr>
                <w:sz w:val="20"/>
                <w:szCs w:val="20"/>
              </w:rPr>
            </w:pPr>
            <w:r w:rsidRPr="007C3C16">
              <w:rPr>
                <w:sz w:val="20"/>
                <w:szCs w:val="20"/>
              </w:rPr>
              <w:t>17.14%</w:t>
            </w:r>
          </w:p>
        </w:tc>
      </w:tr>
      <w:tr w:rsidR="007C3C16" w:rsidRPr="00ED3E27" w14:paraId="2D4FF7E6" w14:textId="77777777" w:rsidTr="00CD2875">
        <w:trPr>
          <w:trHeight w:val="157"/>
        </w:trPr>
        <w:tc>
          <w:tcPr>
            <w:tcW w:w="2053" w:type="dxa"/>
          </w:tcPr>
          <w:p w14:paraId="2EE57868" w14:textId="77777777" w:rsidR="007C3C16" w:rsidRPr="00ED3E27" w:rsidRDefault="007C3C16" w:rsidP="007C3C16">
            <w:pPr>
              <w:pStyle w:val="NoSpacing"/>
              <w:rPr>
                <w:sz w:val="20"/>
                <w:szCs w:val="20"/>
              </w:rPr>
            </w:pPr>
          </w:p>
        </w:tc>
        <w:tc>
          <w:tcPr>
            <w:tcW w:w="2010" w:type="dxa"/>
          </w:tcPr>
          <w:p w14:paraId="3448EBBF" w14:textId="77777777" w:rsidR="007C3C16" w:rsidRPr="00ED3E27" w:rsidRDefault="007C3C16" w:rsidP="007C3C16">
            <w:pPr>
              <w:pStyle w:val="NoSpacing"/>
              <w:rPr>
                <w:sz w:val="20"/>
                <w:szCs w:val="20"/>
              </w:rPr>
            </w:pPr>
            <w:r w:rsidRPr="00ED3E27">
              <w:rPr>
                <w:sz w:val="20"/>
                <w:szCs w:val="20"/>
              </w:rPr>
              <w:t>Non-Hispanic White</w:t>
            </w:r>
          </w:p>
        </w:tc>
        <w:tc>
          <w:tcPr>
            <w:tcW w:w="1363" w:type="dxa"/>
            <w:vAlign w:val="bottom"/>
          </w:tcPr>
          <w:p w14:paraId="6C88E08A" w14:textId="18C68135" w:rsidR="007C3C16" w:rsidRPr="00ED3E27" w:rsidRDefault="007C3C16" w:rsidP="007C3C16">
            <w:pPr>
              <w:pStyle w:val="NoSpacing"/>
              <w:rPr>
                <w:sz w:val="20"/>
                <w:szCs w:val="20"/>
              </w:rPr>
            </w:pPr>
            <w:r w:rsidRPr="007C3C16">
              <w:rPr>
                <w:sz w:val="20"/>
                <w:szCs w:val="20"/>
              </w:rPr>
              <w:t xml:space="preserve">          89,360 </w:t>
            </w:r>
          </w:p>
        </w:tc>
        <w:tc>
          <w:tcPr>
            <w:tcW w:w="975" w:type="dxa"/>
            <w:vAlign w:val="bottom"/>
          </w:tcPr>
          <w:p w14:paraId="5A1B0C63" w14:textId="4188FB12" w:rsidR="007C3C16" w:rsidRPr="00ED3E27" w:rsidRDefault="007C3C16" w:rsidP="002E40BB">
            <w:pPr>
              <w:pStyle w:val="NoSpacing"/>
              <w:jc w:val="center"/>
              <w:rPr>
                <w:sz w:val="20"/>
                <w:szCs w:val="20"/>
              </w:rPr>
            </w:pPr>
            <w:r w:rsidRPr="007C3C16">
              <w:rPr>
                <w:sz w:val="20"/>
                <w:szCs w:val="20"/>
              </w:rPr>
              <w:t>23.80%</w:t>
            </w:r>
          </w:p>
        </w:tc>
        <w:tc>
          <w:tcPr>
            <w:tcW w:w="1117" w:type="dxa"/>
            <w:vAlign w:val="bottom"/>
          </w:tcPr>
          <w:p w14:paraId="5AB70E5A" w14:textId="0C630DD2" w:rsidR="007C3C16" w:rsidRPr="00ED3E27" w:rsidRDefault="007C3C16" w:rsidP="002E40BB">
            <w:pPr>
              <w:pStyle w:val="NoSpacing"/>
              <w:jc w:val="center"/>
              <w:rPr>
                <w:sz w:val="20"/>
                <w:szCs w:val="20"/>
              </w:rPr>
            </w:pPr>
            <w:r w:rsidRPr="007C3C16">
              <w:rPr>
                <w:sz w:val="20"/>
                <w:szCs w:val="20"/>
              </w:rPr>
              <w:t>7,834</w:t>
            </w:r>
          </w:p>
        </w:tc>
        <w:tc>
          <w:tcPr>
            <w:tcW w:w="1416" w:type="dxa"/>
            <w:vAlign w:val="bottom"/>
          </w:tcPr>
          <w:p w14:paraId="3BAE6B1C" w14:textId="1FC551CE" w:rsidR="007C3C16" w:rsidRPr="00ED3E27" w:rsidRDefault="007C3C16" w:rsidP="002E40BB">
            <w:pPr>
              <w:pStyle w:val="NoSpacing"/>
              <w:jc w:val="center"/>
              <w:rPr>
                <w:sz w:val="20"/>
                <w:szCs w:val="20"/>
              </w:rPr>
            </w:pPr>
            <w:r w:rsidRPr="007C3C16">
              <w:rPr>
                <w:sz w:val="20"/>
                <w:szCs w:val="20"/>
              </w:rPr>
              <w:t>8.77%</w:t>
            </w:r>
          </w:p>
        </w:tc>
      </w:tr>
      <w:tr w:rsidR="007C3C16" w:rsidRPr="00ED3E27" w14:paraId="2CAD67CC" w14:textId="77777777" w:rsidTr="00CD2875">
        <w:trPr>
          <w:trHeight w:val="191"/>
        </w:trPr>
        <w:tc>
          <w:tcPr>
            <w:tcW w:w="2053" w:type="dxa"/>
            <w:tcBorders>
              <w:bottom w:val="single" w:sz="4" w:space="0" w:color="000000"/>
            </w:tcBorders>
            <w:shd w:val="clear" w:color="auto" w:fill="EFEFEF"/>
          </w:tcPr>
          <w:p w14:paraId="6FE60D84" w14:textId="77777777" w:rsidR="007C3C16" w:rsidRPr="00ED3E27" w:rsidRDefault="007C3C16" w:rsidP="007C3C16">
            <w:pPr>
              <w:pStyle w:val="NoSpacing"/>
              <w:rPr>
                <w:sz w:val="20"/>
                <w:szCs w:val="20"/>
              </w:rPr>
            </w:pPr>
          </w:p>
        </w:tc>
        <w:tc>
          <w:tcPr>
            <w:tcW w:w="2010" w:type="dxa"/>
            <w:tcBorders>
              <w:bottom w:val="single" w:sz="4" w:space="0" w:color="000000"/>
            </w:tcBorders>
            <w:shd w:val="clear" w:color="auto" w:fill="EFEFEF"/>
          </w:tcPr>
          <w:p w14:paraId="67A16E6C" w14:textId="77777777" w:rsidR="007C3C16" w:rsidRPr="00ED3E27" w:rsidRDefault="007C3C16" w:rsidP="007C3C16">
            <w:pPr>
              <w:pStyle w:val="NoSpacing"/>
              <w:rPr>
                <w:sz w:val="20"/>
                <w:szCs w:val="20"/>
              </w:rPr>
            </w:pPr>
            <w:r w:rsidRPr="00ED3E27">
              <w:rPr>
                <w:sz w:val="20"/>
                <w:szCs w:val="20"/>
              </w:rPr>
              <w:t>Other Minority Races</w:t>
            </w:r>
          </w:p>
        </w:tc>
        <w:tc>
          <w:tcPr>
            <w:tcW w:w="1363" w:type="dxa"/>
            <w:tcBorders>
              <w:bottom w:val="single" w:sz="4" w:space="0" w:color="000000"/>
            </w:tcBorders>
            <w:shd w:val="clear" w:color="auto" w:fill="EFEFEF"/>
            <w:vAlign w:val="bottom"/>
          </w:tcPr>
          <w:p w14:paraId="37160D9C" w14:textId="0396C098" w:rsidR="007C3C16" w:rsidRPr="00ED3E27" w:rsidRDefault="007C3C16" w:rsidP="007C3C16">
            <w:pPr>
              <w:pStyle w:val="NoSpacing"/>
              <w:rPr>
                <w:sz w:val="20"/>
                <w:szCs w:val="20"/>
              </w:rPr>
            </w:pPr>
            <w:r w:rsidRPr="007C3C16">
              <w:rPr>
                <w:sz w:val="20"/>
                <w:szCs w:val="20"/>
              </w:rPr>
              <w:t xml:space="preserve">            3,210 </w:t>
            </w:r>
          </w:p>
        </w:tc>
        <w:tc>
          <w:tcPr>
            <w:tcW w:w="975" w:type="dxa"/>
            <w:tcBorders>
              <w:bottom w:val="single" w:sz="4" w:space="0" w:color="000000"/>
            </w:tcBorders>
            <w:shd w:val="clear" w:color="auto" w:fill="EFEFEF"/>
            <w:vAlign w:val="bottom"/>
          </w:tcPr>
          <w:p w14:paraId="6414F47C" w14:textId="193AC537" w:rsidR="007C3C16" w:rsidRPr="00ED3E27" w:rsidRDefault="007C3C16" w:rsidP="002E40BB">
            <w:pPr>
              <w:pStyle w:val="NoSpacing"/>
              <w:jc w:val="center"/>
              <w:rPr>
                <w:sz w:val="20"/>
                <w:szCs w:val="20"/>
              </w:rPr>
            </w:pPr>
            <w:r w:rsidRPr="007C3C16">
              <w:rPr>
                <w:sz w:val="20"/>
                <w:szCs w:val="20"/>
              </w:rPr>
              <w:t>0.85%</w:t>
            </w:r>
          </w:p>
        </w:tc>
        <w:tc>
          <w:tcPr>
            <w:tcW w:w="1117" w:type="dxa"/>
            <w:tcBorders>
              <w:bottom w:val="single" w:sz="4" w:space="0" w:color="000000"/>
            </w:tcBorders>
            <w:shd w:val="clear" w:color="auto" w:fill="EFEFEF"/>
            <w:vAlign w:val="bottom"/>
          </w:tcPr>
          <w:p w14:paraId="12F41895" w14:textId="17631474" w:rsidR="007C3C16" w:rsidRPr="00ED3E27" w:rsidRDefault="007C3C16" w:rsidP="002E40BB">
            <w:pPr>
              <w:pStyle w:val="NoSpacing"/>
              <w:jc w:val="center"/>
              <w:rPr>
                <w:sz w:val="20"/>
                <w:szCs w:val="20"/>
              </w:rPr>
            </w:pPr>
            <w:r w:rsidRPr="007C3C16">
              <w:rPr>
                <w:sz w:val="20"/>
                <w:szCs w:val="20"/>
              </w:rPr>
              <w:t>455</w:t>
            </w:r>
          </w:p>
        </w:tc>
        <w:tc>
          <w:tcPr>
            <w:tcW w:w="1416" w:type="dxa"/>
            <w:tcBorders>
              <w:bottom w:val="single" w:sz="4" w:space="0" w:color="000000"/>
            </w:tcBorders>
            <w:shd w:val="clear" w:color="auto" w:fill="EFEFEF"/>
            <w:vAlign w:val="bottom"/>
          </w:tcPr>
          <w:p w14:paraId="395FD64F" w14:textId="0A5E7DC0" w:rsidR="007C3C16" w:rsidRPr="00ED3E27" w:rsidRDefault="007C3C16" w:rsidP="002E40BB">
            <w:pPr>
              <w:pStyle w:val="NoSpacing"/>
              <w:jc w:val="center"/>
              <w:rPr>
                <w:sz w:val="20"/>
                <w:szCs w:val="20"/>
              </w:rPr>
            </w:pPr>
            <w:r w:rsidRPr="007C3C16">
              <w:rPr>
                <w:sz w:val="20"/>
                <w:szCs w:val="20"/>
              </w:rPr>
              <w:t>14.17%</w:t>
            </w:r>
          </w:p>
        </w:tc>
      </w:tr>
      <w:tr w:rsidR="00FA4922" w:rsidRPr="00ED3E27" w14:paraId="04C409A7" w14:textId="77777777" w:rsidTr="00CD2875">
        <w:trPr>
          <w:trHeight w:val="212"/>
        </w:trPr>
        <w:tc>
          <w:tcPr>
            <w:tcW w:w="2053" w:type="dxa"/>
            <w:tcBorders>
              <w:top w:val="single" w:sz="4" w:space="0" w:color="000000"/>
            </w:tcBorders>
          </w:tcPr>
          <w:p w14:paraId="1373C172" w14:textId="16ADF910" w:rsidR="00FA4922" w:rsidRPr="00ED3E27" w:rsidRDefault="00FA4922" w:rsidP="00FA4922">
            <w:pPr>
              <w:pStyle w:val="NoSpacing"/>
              <w:rPr>
                <w:sz w:val="20"/>
                <w:szCs w:val="20"/>
              </w:rPr>
            </w:pPr>
            <w:r w:rsidRPr="00ED3E27">
              <w:rPr>
                <w:sz w:val="20"/>
                <w:szCs w:val="20"/>
              </w:rPr>
              <w:t>2022 (</w:t>
            </w:r>
            <w:r w:rsidR="00B3057B">
              <w:rPr>
                <w:sz w:val="20"/>
                <w:szCs w:val="20"/>
              </w:rPr>
              <w:t>334,508</w:t>
            </w:r>
            <w:r w:rsidRPr="00ED3E27">
              <w:rPr>
                <w:sz w:val="20"/>
                <w:szCs w:val="20"/>
              </w:rPr>
              <w:t>)</w:t>
            </w:r>
          </w:p>
        </w:tc>
        <w:tc>
          <w:tcPr>
            <w:tcW w:w="2010" w:type="dxa"/>
            <w:tcBorders>
              <w:top w:val="single" w:sz="4" w:space="0" w:color="000000"/>
            </w:tcBorders>
          </w:tcPr>
          <w:p w14:paraId="5AD0FF10" w14:textId="77777777" w:rsidR="00FA4922" w:rsidRPr="00ED3E27" w:rsidRDefault="00FA4922" w:rsidP="00FA4922">
            <w:pPr>
              <w:pStyle w:val="NoSpacing"/>
              <w:rPr>
                <w:sz w:val="20"/>
                <w:szCs w:val="20"/>
              </w:rPr>
            </w:pPr>
            <w:r w:rsidRPr="00ED3E27">
              <w:rPr>
                <w:sz w:val="20"/>
                <w:szCs w:val="20"/>
              </w:rPr>
              <w:t>Asian</w:t>
            </w:r>
          </w:p>
        </w:tc>
        <w:tc>
          <w:tcPr>
            <w:tcW w:w="1363" w:type="dxa"/>
            <w:tcBorders>
              <w:top w:val="single" w:sz="4" w:space="0" w:color="000000"/>
            </w:tcBorders>
            <w:vAlign w:val="bottom"/>
          </w:tcPr>
          <w:p w14:paraId="1ED6020C" w14:textId="191E718E" w:rsidR="00FA4922" w:rsidRPr="00ED3E27" w:rsidRDefault="00FA4922" w:rsidP="00FA4922">
            <w:pPr>
              <w:pStyle w:val="NoSpacing"/>
              <w:rPr>
                <w:sz w:val="20"/>
                <w:szCs w:val="20"/>
              </w:rPr>
            </w:pPr>
            <w:r w:rsidRPr="00FA4922">
              <w:rPr>
                <w:sz w:val="20"/>
                <w:szCs w:val="20"/>
              </w:rPr>
              <w:t xml:space="preserve">          24,693 </w:t>
            </w:r>
          </w:p>
        </w:tc>
        <w:tc>
          <w:tcPr>
            <w:tcW w:w="975" w:type="dxa"/>
            <w:tcBorders>
              <w:top w:val="single" w:sz="4" w:space="0" w:color="000000"/>
            </w:tcBorders>
            <w:vAlign w:val="bottom"/>
          </w:tcPr>
          <w:p w14:paraId="13195C28" w14:textId="58C5FF7F" w:rsidR="00FA4922" w:rsidRPr="00ED3E27" w:rsidRDefault="00FA4922" w:rsidP="002E40BB">
            <w:pPr>
              <w:pStyle w:val="NoSpacing"/>
              <w:jc w:val="center"/>
              <w:rPr>
                <w:sz w:val="20"/>
                <w:szCs w:val="20"/>
              </w:rPr>
            </w:pPr>
            <w:r w:rsidRPr="00FA4922">
              <w:rPr>
                <w:sz w:val="20"/>
                <w:szCs w:val="20"/>
              </w:rPr>
              <w:t>7.38%</w:t>
            </w:r>
          </w:p>
        </w:tc>
        <w:tc>
          <w:tcPr>
            <w:tcW w:w="1117" w:type="dxa"/>
            <w:tcBorders>
              <w:top w:val="single" w:sz="4" w:space="0" w:color="000000"/>
            </w:tcBorders>
            <w:vAlign w:val="bottom"/>
          </w:tcPr>
          <w:p w14:paraId="4EF11D2F" w14:textId="5CBB9D2E" w:rsidR="00FA4922" w:rsidRPr="00ED3E27" w:rsidRDefault="00FA4922" w:rsidP="002E40BB">
            <w:pPr>
              <w:pStyle w:val="NoSpacing"/>
              <w:jc w:val="center"/>
              <w:rPr>
                <w:sz w:val="20"/>
                <w:szCs w:val="20"/>
              </w:rPr>
            </w:pPr>
            <w:r w:rsidRPr="00FA4922">
              <w:rPr>
                <w:sz w:val="20"/>
                <w:szCs w:val="20"/>
              </w:rPr>
              <w:t>3,466</w:t>
            </w:r>
          </w:p>
        </w:tc>
        <w:tc>
          <w:tcPr>
            <w:tcW w:w="1416" w:type="dxa"/>
            <w:tcBorders>
              <w:top w:val="single" w:sz="4" w:space="0" w:color="000000"/>
            </w:tcBorders>
            <w:vAlign w:val="bottom"/>
          </w:tcPr>
          <w:p w14:paraId="12F965D3" w14:textId="4FD5654B" w:rsidR="00FA4922" w:rsidRPr="00ED3E27" w:rsidRDefault="00FA4922" w:rsidP="002E40BB">
            <w:pPr>
              <w:pStyle w:val="NoSpacing"/>
              <w:jc w:val="center"/>
              <w:rPr>
                <w:sz w:val="20"/>
                <w:szCs w:val="20"/>
              </w:rPr>
            </w:pPr>
            <w:r w:rsidRPr="00FA4922">
              <w:rPr>
                <w:sz w:val="20"/>
                <w:szCs w:val="20"/>
              </w:rPr>
              <w:t>14.04%</w:t>
            </w:r>
          </w:p>
        </w:tc>
      </w:tr>
      <w:tr w:rsidR="00FA4922" w:rsidRPr="00ED3E27" w14:paraId="16CF626D" w14:textId="77777777" w:rsidTr="00CD2875">
        <w:trPr>
          <w:trHeight w:val="157"/>
        </w:trPr>
        <w:tc>
          <w:tcPr>
            <w:tcW w:w="2053" w:type="dxa"/>
            <w:shd w:val="clear" w:color="auto" w:fill="EFEFEF"/>
          </w:tcPr>
          <w:p w14:paraId="6FB2EF68" w14:textId="77777777" w:rsidR="00FA4922" w:rsidRPr="00ED3E27" w:rsidRDefault="00FA4922" w:rsidP="00FA4922">
            <w:pPr>
              <w:pStyle w:val="NoSpacing"/>
              <w:rPr>
                <w:sz w:val="20"/>
                <w:szCs w:val="20"/>
              </w:rPr>
            </w:pPr>
          </w:p>
        </w:tc>
        <w:tc>
          <w:tcPr>
            <w:tcW w:w="2010" w:type="dxa"/>
            <w:shd w:val="clear" w:color="auto" w:fill="EFEFEF"/>
          </w:tcPr>
          <w:p w14:paraId="3E975B46" w14:textId="77777777" w:rsidR="00FA4922" w:rsidRPr="00ED3E27" w:rsidRDefault="00FA4922" w:rsidP="00FA4922">
            <w:pPr>
              <w:pStyle w:val="NoSpacing"/>
              <w:rPr>
                <w:sz w:val="20"/>
                <w:szCs w:val="20"/>
              </w:rPr>
            </w:pPr>
            <w:r w:rsidRPr="00ED3E27">
              <w:rPr>
                <w:sz w:val="20"/>
                <w:szCs w:val="20"/>
              </w:rPr>
              <w:t>Black or African American</w:t>
            </w:r>
          </w:p>
        </w:tc>
        <w:tc>
          <w:tcPr>
            <w:tcW w:w="1363" w:type="dxa"/>
            <w:shd w:val="clear" w:color="auto" w:fill="EFEFEF"/>
            <w:vAlign w:val="bottom"/>
          </w:tcPr>
          <w:p w14:paraId="4F9554E2" w14:textId="1CDEB414" w:rsidR="00FA4922" w:rsidRPr="00ED3E27" w:rsidRDefault="00FA4922" w:rsidP="00FA4922">
            <w:pPr>
              <w:pStyle w:val="NoSpacing"/>
              <w:rPr>
                <w:sz w:val="20"/>
                <w:szCs w:val="20"/>
              </w:rPr>
            </w:pPr>
            <w:r w:rsidRPr="00FA4922">
              <w:rPr>
                <w:sz w:val="20"/>
                <w:szCs w:val="20"/>
              </w:rPr>
              <w:t xml:space="preserve">          23,555 </w:t>
            </w:r>
          </w:p>
        </w:tc>
        <w:tc>
          <w:tcPr>
            <w:tcW w:w="975" w:type="dxa"/>
            <w:shd w:val="clear" w:color="auto" w:fill="EFEFEF"/>
            <w:vAlign w:val="bottom"/>
          </w:tcPr>
          <w:p w14:paraId="2EE654BE" w14:textId="2835EF9C" w:rsidR="00FA4922" w:rsidRPr="00ED3E27" w:rsidRDefault="00FA4922" w:rsidP="002E40BB">
            <w:pPr>
              <w:pStyle w:val="NoSpacing"/>
              <w:jc w:val="center"/>
              <w:rPr>
                <w:sz w:val="20"/>
                <w:szCs w:val="20"/>
              </w:rPr>
            </w:pPr>
            <w:r w:rsidRPr="00FA4922">
              <w:rPr>
                <w:sz w:val="20"/>
                <w:szCs w:val="20"/>
              </w:rPr>
              <w:t>7.04%</w:t>
            </w:r>
          </w:p>
        </w:tc>
        <w:tc>
          <w:tcPr>
            <w:tcW w:w="1117" w:type="dxa"/>
            <w:shd w:val="clear" w:color="auto" w:fill="EFEFEF"/>
            <w:vAlign w:val="bottom"/>
          </w:tcPr>
          <w:p w14:paraId="554DD36A" w14:textId="5493DF93" w:rsidR="00FA4922" w:rsidRPr="00ED3E27" w:rsidRDefault="00FA4922" w:rsidP="002E40BB">
            <w:pPr>
              <w:pStyle w:val="NoSpacing"/>
              <w:jc w:val="center"/>
              <w:rPr>
                <w:sz w:val="20"/>
                <w:szCs w:val="20"/>
              </w:rPr>
            </w:pPr>
            <w:r w:rsidRPr="00FA4922">
              <w:rPr>
                <w:sz w:val="20"/>
                <w:szCs w:val="20"/>
              </w:rPr>
              <w:t>4,633</w:t>
            </w:r>
          </w:p>
        </w:tc>
        <w:tc>
          <w:tcPr>
            <w:tcW w:w="1416" w:type="dxa"/>
            <w:shd w:val="clear" w:color="auto" w:fill="EFEFEF"/>
            <w:vAlign w:val="bottom"/>
          </w:tcPr>
          <w:p w14:paraId="25B473E8" w14:textId="52CA3EC0" w:rsidR="00FA4922" w:rsidRPr="00ED3E27" w:rsidRDefault="00FA4922" w:rsidP="002E40BB">
            <w:pPr>
              <w:pStyle w:val="NoSpacing"/>
              <w:jc w:val="center"/>
              <w:rPr>
                <w:sz w:val="20"/>
                <w:szCs w:val="20"/>
              </w:rPr>
            </w:pPr>
            <w:r w:rsidRPr="00FA4922">
              <w:rPr>
                <w:sz w:val="20"/>
                <w:szCs w:val="20"/>
              </w:rPr>
              <w:t>19.67%</w:t>
            </w:r>
          </w:p>
        </w:tc>
      </w:tr>
      <w:tr w:rsidR="00FA4922" w:rsidRPr="00ED3E27" w14:paraId="3173B8B8" w14:textId="77777777" w:rsidTr="00CD2875">
        <w:trPr>
          <w:trHeight w:val="157"/>
        </w:trPr>
        <w:tc>
          <w:tcPr>
            <w:tcW w:w="2053" w:type="dxa"/>
          </w:tcPr>
          <w:p w14:paraId="2CFFAC97" w14:textId="77777777" w:rsidR="00FA4922" w:rsidRPr="00ED3E27" w:rsidRDefault="00FA4922" w:rsidP="00FA4922">
            <w:pPr>
              <w:pStyle w:val="NoSpacing"/>
              <w:rPr>
                <w:sz w:val="20"/>
                <w:szCs w:val="20"/>
              </w:rPr>
            </w:pPr>
          </w:p>
        </w:tc>
        <w:tc>
          <w:tcPr>
            <w:tcW w:w="2010" w:type="dxa"/>
          </w:tcPr>
          <w:p w14:paraId="678CF126" w14:textId="77777777" w:rsidR="00FA4922" w:rsidRPr="00ED3E27" w:rsidRDefault="00FA4922" w:rsidP="00FA4922">
            <w:pPr>
              <w:pStyle w:val="NoSpacing"/>
              <w:rPr>
                <w:sz w:val="20"/>
                <w:szCs w:val="20"/>
              </w:rPr>
            </w:pPr>
            <w:r w:rsidRPr="00ED3E27">
              <w:rPr>
                <w:sz w:val="20"/>
                <w:szCs w:val="20"/>
              </w:rPr>
              <w:t>Hispanic White</w:t>
            </w:r>
          </w:p>
        </w:tc>
        <w:tc>
          <w:tcPr>
            <w:tcW w:w="1363" w:type="dxa"/>
            <w:vAlign w:val="bottom"/>
          </w:tcPr>
          <w:p w14:paraId="250C25E8" w14:textId="3D32B813" w:rsidR="00FA4922" w:rsidRPr="00ED3E27" w:rsidRDefault="00FA4922" w:rsidP="00FA4922">
            <w:pPr>
              <w:pStyle w:val="NoSpacing"/>
              <w:rPr>
                <w:sz w:val="20"/>
                <w:szCs w:val="20"/>
              </w:rPr>
            </w:pPr>
            <w:r w:rsidRPr="00FA4922">
              <w:rPr>
                <w:sz w:val="20"/>
                <w:szCs w:val="20"/>
              </w:rPr>
              <w:t xml:space="preserve">          51,097 </w:t>
            </w:r>
          </w:p>
        </w:tc>
        <w:tc>
          <w:tcPr>
            <w:tcW w:w="975" w:type="dxa"/>
            <w:vAlign w:val="bottom"/>
          </w:tcPr>
          <w:p w14:paraId="5E170CB9" w14:textId="0A5833AF" w:rsidR="00FA4922" w:rsidRPr="00ED3E27" w:rsidRDefault="00FA4922" w:rsidP="002E40BB">
            <w:pPr>
              <w:pStyle w:val="NoSpacing"/>
              <w:jc w:val="center"/>
              <w:rPr>
                <w:sz w:val="20"/>
                <w:szCs w:val="20"/>
              </w:rPr>
            </w:pPr>
            <w:r w:rsidRPr="00FA4922">
              <w:rPr>
                <w:sz w:val="20"/>
                <w:szCs w:val="20"/>
              </w:rPr>
              <w:t>15.28%</w:t>
            </w:r>
          </w:p>
        </w:tc>
        <w:tc>
          <w:tcPr>
            <w:tcW w:w="1117" w:type="dxa"/>
            <w:vAlign w:val="bottom"/>
          </w:tcPr>
          <w:p w14:paraId="354FEE13" w14:textId="1B1B36B8" w:rsidR="00FA4922" w:rsidRPr="00ED3E27" w:rsidRDefault="00FA4922" w:rsidP="002E40BB">
            <w:pPr>
              <w:pStyle w:val="NoSpacing"/>
              <w:jc w:val="center"/>
              <w:rPr>
                <w:sz w:val="20"/>
                <w:szCs w:val="20"/>
              </w:rPr>
            </w:pPr>
            <w:r w:rsidRPr="00FA4922">
              <w:rPr>
                <w:sz w:val="20"/>
                <w:szCs w:val="20"/>
              </w:rPr>
              <w:t>7,356</w:t>
            </w:r>
          </w:p>
        </w:tc>
        <w:tc>
          <w:tcPr>
            <w:tcW w:w="1416" w:type="dxa"/>
            <w:vAlign w:val="bottom"/>
          </w:tcPr>
          <w:p w14:paraId="566D12B6" w14:textId="2F2DD1F5" w:rsidR="00FA4922" w:rsidRPr="00ED3E27" w:rsidRDefault="00FA4922" w:rsidP="002E40BB">
            <w:pPr>
              <w:pStyle w:val="NoSpacing"/>
              <w:jc w:val="center"/>
              <w:rPr>
                <w:sz w:val="20"/>
                <w:szCs w:val="20"/>
              </w:rPr>
            </w:pPr>
            <w:r w:rsidRPr="00FA4922">
              <w:rPr>
                <w:sz w:val="20"/>
                <w:szCs w:val="20"/>
              </w:rPr>
              <w:t>14.40%</w:t>
            </w:r>
          </w:p>
        </w:tc>
      </w:tr>
      <w:tr w:rsidR="00FA4922" w:rsidRPr="00ED3E27" w14:paraId="7C85149F" w14:textId="77777777" w:rsidTr="00CD2875">
        <w:trPr>
          <w:trHeight w:val="157"/>
        </w:trPr>
        <w:tc>
          <w:tcPr>
            <w:tcW w:w="2053" w:type="dxa"/>
            <w:shd w:val="clear" w:color="auto" w:fill="EFEFEF"/>
          </w:tcPr>
          <w:p w14:paraId="3F823433" w14:textId="77777777" w:rsidR="00FA4922" w:rsidRPr="00ED3E27" w:rsidRDefault="00FA4922" w:rsidP="00FA4922">
            <w:pPr>
              <w:pStyle w:val="NoSpacing"/>
              <w:rPr>
                <w:sz w:val="20"/>
                <w:szCs w:val="20"/>
              </w:rPr>
            </w:pPr>
          </w:p>
        </w:tc>
        <w:tc>
          <w:tcPr>
            <w:tcW w:w="2010" w:type="dxa"/>
            <w:shd w:val="clear" w:color="auto" w:fill="EFEFEF"/>
          </w:tcPr>
          <w:p w14:paraId="01195BB4" w14:textId="77777777" w:rsidR="00FA4922" w:rsidRPr="00ED3E27" w:rsidRDefault="00FA4922" w:rsidP="00FA4922">
            <w:pPr>
              <w:pStyle w:val="NoSpacing"/>
              <w:rPr>
                <w:sz w:val="20"/>
                <w:szCs w:val="20"/>
              </w:rPr>
            </w:pPr>
            <w:r w:rsidRPr="00ED3E27">
              <w:rPr>
                <w:sz w:val="20"/>
                <w:szCs w:val="20"/>
              </w:rPr>
              <w:t>Joint</w:t>
            </w:r>
          </w:p>
        </w:tc>
        <w:tc>
          <w:tcPr>
            <w:tcW w:w="1363" w:type="dxa"/>
            <w:shd w:val="clear" w:color="auto" w:fill="EFEFEF"/>
            <w:vAlign w:val="bottom"/>
          </w:tcPr>
          <w:p w14:paraId="44DFAD55" w14:textId="2239B725" w:rsidR="00FA4922" w:rsidRPr="00ED3E27" w:rsidRDefault="00FA4922" w:rsidP="00FA4922">
            <w:pPr>
              <w:pStyle w:val="NoSpacing"/>
              <w:rPr>
                <w:sz w:val="20"/>
                <w:szCs w:val="20"/>
              </w:rPr>
            </w:pPr>
            <w:r w:rsidRPr="00FA4922">
              <w:rPr>
                <w:sz w:val="20"/>
                <w:szCs w:val="20"/>
              </w:rPr>
              <w:t xml:space="preserve">        131,258 </w:t>
            </w:r>
          </w:p>
        </w:tc>
        <w:tc>
          <w:tcPr>
            <w:tcW w:w="975" w:type="dxa"/>
            <w:shd w:val="clear" w:color="auto" w:fill="EFEFEF"/>
            <w:vAlign w:val="bottom"/>
          </w:tcPr>
          <w:p w14:paraId="54095E69" w14:textId="2FABC1C7" w:rsidR="00FA4922" w:rsidRPr="00ED3E27" w:rsidRDefault="00FA4922" w:rsidP="002E40BB">
            <w:pPr>
              <w:pStyle w:val="NoSpacing"/>
              <w:jc w:val="center"/>
              <w:rPr>
                <w:sz w:val="20"/>
                <w:szCs w:val="20"/>
              </w:rPr>
            </w:pPr>
            <w:r w:rsidRPr="00FA4922">
              <w:rPr>
                <w:sz w:val="20"/>
                <w:szCs w:val="20"/>
              </w:rPr>
              <w:t>39.24%</w:t>
            </w:r>
          </w:p>
        </w:tc>
        <w:tc>
          <w:tcPr>
            <w:tcW w:w="1117" w:type="dxa"/>
            <w:shd w:val="clear" w:color="auto" w:fill="EFEFEF"/>
            <w:vAlign w:val="bottom"/>
          </w:tcPr>
          <w:p w14:paraId="0677C0DC" w14:textId="2119D8C2" w:rsidR="00FA4922" w:rsidRPr="00ED3E27" w:rsidRDefault="00FA4922" w:rsidP="002E40BB">
            <w:pPr>
              <w:pStyle w:val="NoSpacing"/>
              <w:jc w:val="center"/>
              <w:rPr>
                <w:sz w:val="20"/>
                <w:szCs w:val="20"/>
              </w:rPr>
            </w:pPr>
            <w:r w:rsidRPr="00FA4922">
              <w:rPr>
                <w:sz w:val="20"/>
                <w:szCs w:val="20"/>
              </w:rPr>
              <w:t>13,666</w:t>
            </w:r>
          </w:p>
        </w:tc>
        <w:tc>
          <w:tcPr>
            <w:tcW w:w="1416" w:type="dxa"/>
            <w:shd w:val="clear" w:color="auto" w:fill="EFEFEF"/>
            <w:vAlign w:val="bottom"/>
          </w:tcPr>
          <w:p w14:paraId="3B2E5BD0" w14:textId="5BA771F7" w:rsidR="00FA4922" w:rsidRPr="00ED3E27" w:rsidRDefault="00FA4922" w:rsidP="002E40BB">
            <w:pPr>
              <w:pStyle w:val="NoSpacing"/>
              <w:jc w:val="center"/>
              <w:rPr>
                <w:sz w:val="20"/>
                <w:szCs w:val="20"/>
              </w:rPr>
            </w:pPr>
            <w:r w:rsidRPr="00FA4922">
              <w:rPr>
                <w:sz w:val="20"/>
                <w:szCs w:val="20"/>
              </w:rPr>
              <w:t>10.41%</w:t>
            </w:r>
          </w:p>
        </w:tc>
      </w:tr>
      <w:tr w:rsidR="00FA4922" w:rsidRPr="00ED3E27" w14:paraId="6C82566B" w14:textId="77777777" w:rsidTr="00CD2875">
        <w:trPr>
          <w:trHeight w:val="157"/>
        </w:trPr>
        <w:tc>
          <w:tcPr>
            <w:tcW w:w="2053" w:type="dxa"/>
          </w:tcPr>
          <w:p w14:paraId="187524B4" w14:textId="77777777" w:rsidR="00FA4922" w:rsidRPr="00ED3E27" w:rsidRDefault="00FA4922" w:rsidP="00FA4922">
            <w:pPr>
              <w:pStyle w:val="NoSpacing"/>
              <w:rPr>
                <w:sz w:val="20"/>
                <w:szCs w:val="20"/>
              </w:rPr>
            </w:pPr>
          </w:p>
        </w:tc>
        <w:tc>
          <w:tcPr>
            <w:tcW w:w="2010" w:type="dxa"/>
          </w:tcPr>
          <w:p w14:paraId="610DDA7D" w14:textId="77777777" w:rsidR="00FA4922" w:rsidRPr="00ED3E27" w:rsidRDefault="00FA4922" w:rsidP="00FA4922">
            <w:pPr>
              <w:pStyle w:val="NoSpacing"/>
              <w:rPr>
                <w:sz w:val="20"/>
                <w:szCs w:val="20"/>
              </w:rPr>
            </w:pPr>
            <w:r w:rsidRPr="00ED3E27">
              <w:rPr>
                <w:sz w:val="20"/>
                <w:szCs w:val="20"/>
              </w:rPr>
              <w:t>Missing</w:t>
            </w:r>
          </w:p>
        </w:tc>
        <w:tc>
          <w:tcPr>
            <w:tcW w:w="1363" w:type="dxa"/>
            <w:vAlign w:val="bottom"/>
          </w:tcPr>
          <w:p w14:paraId="6B83EA17" w14:textId="4696B8D9" w:rsidR="00FA4922" w:rsidRPr="00ED3E27" w:rsidRDefault="00FA4922" w:rsidP="00FA4922">
            <w:pPr>
              <w:pStyle w:val="NoSpacing"/>
              <w:rPr>
                <w:sz w:val="20"/>
                <w:szCs w:val="20"/>
              </w:rPr>
            </w:pPr>
            <w:r w:rsidRPr="00FA4922">
              <w:rPr>
                <w:sz w:val="20"/>
                <w:szCs w:val="20"/>
              </w:rPr>
              <w:t xml:space="preserve">          28,237 </w:t>
            </w:r>
          </w:p>
        </w:tc>
        <w:tc>
          <w:tcPr>
            <w:tcW w:w="975" w:type="dxa"/>
            <w:vAlign w:val="bottom"/>
          </w:tcPr>
          <w:p w14:paraId="3EB857C9" w14:textId="3336D9F7" w:rsidR="00FA4922" w:rsidRPr="00ED3E27" w:rsidRDefault="00FA4922" w:rsidP="002E40BB">
            <w:pPr>
              <w:pStyle w:val="NoSpacing"/>
              <w:jc w:val="center"/>
              <w:rPr>
                <w:sz w:val="20"/>
                <w:szCs w:val="20"/>
              </w:rPr>
            </w:pPr>
            <w:r w:rsidRPr="00FA4922">
              <w:rPr>
                <w:sz w:val="20"/>
                <w:szCs w:val="20"/>
              </w:rPr>
              <w:t>8.44%</w:t>
            </w:r>
          </w:p>
        </w:tc>
        <w:tc>
          <w:tcPr>
            <w:tcW w:w="1117" w:type="dxa"/>
            <w:vAlign w:val="bottom"/>
          </w:tcPr>
          <w:p w14:paraId="410C955B" w14:textId="698926D7" w:rsidR="00FA4922" w:rsidRPr="00ED3E27" w:rsidRDefault="00FA4922" w:rsidP="002E40BB">
            <w:pPr>
              <w:pStyle w:val="NoSpacing"/>
              <w:jc w:val="center"/>
              <w:rPr>
                <w:sz w:val="20"/>
                <w:szCs w:val="20"/>
              </w:rPr>
            </w:pPr>
            <w:r w:rsidRPr="00FA4922">
              <w:rPr>
                <w:sz w:val="20"/>
                <w:szCs w:val="20"/>
              </w:rPr>
              <w:t>4,842</w:t>
            </w:r>
          </w:p>
        </w:tc>
        <w:tc>
          <w:tcPr>
            <w:tcW w:w="1416" w:type="dxa"/>
            <w:vAlign w:val="bottom"/>
          </w:tcPr>
          <w:p w14:paraId="1ACAAE03" w14:textId="7617DBEA" w:rsidR="00FA4922" w:rsidRPr="00ED3E27" w:rsidRDefault="00FA4922" w:rsidP="002E40BB">
            <w:pPr>
              <w:pStyle w:val="NoSpacing"/>
              <w:jc w:val="center"/>
              <w:rPr>
                <w:sz w:val="20"/>
                <w:szCs w:val="20"/>
              </w:rPr>
            </w:pPr>
            <w:r w:rsidRPr="00FA4922">
              <w:rPr>
                <w:sz w:val="20"/>
                <w:szCs w:val="20"/>
              </w:rPr>
              <w:t>17.15%</w:t>
            </w:r>
          </w:p>
        </w:tc>
      </w:tr>
      <w:tr w:rsidR="00FA4922" w:rsidRPr="00ED3E27" w14:paraId="71AD209A" w14:textId="77777777" w:rsidTr="00CD2875">
        <w:trPr>
          <w:trHeight w:val="157"/>
        </w:trPr>
        <w:tc>
          <w:tcPr>
            <w:tcW w:w="2053" w:type="dxa"/>
            <w:shd w:val="clear" w:color="auto" w:fill="EFEFEF"/>
          </w:tcPr>
          <w:p w14:paraId="5F3A42F3" w14:textId="77777777" w:rsidR="00FA4922" w:rsidRPr="00ED3E27" w:rsidRDefault="00FA4922" w:rsidP="00FA4922">
            <w:pPr>
              <w:pStyle w:val="NoSpacing"/>
              <w:rPr>
                <w:sz w:val="20"/>
                <w:szCs w:val="20"/>
              </w:rPr>
            </w:pPr>
          </w:p>
        </w:tc>
        <w:tc>
          <w:tcPr>
            <w:tcW w:w="2010" w:type="dxa"/>
            <w:shd w:val="clear" w:color="auto" w:fill="EFEFEF"/>
          </w:tcPr>
          <w:p w14:paraId="59275CB0" w14:textId="77777777" w:rsidR="00FA4922" w:rsidRPr="00ED3E27" w:rsidRDefault="00FA4922" w:rsidP="00FA4922">
            <w:pPr>
              <w:pStyle w:val="NoSpacing"/>
              <w:rPr>
                <w:sz w:val="20"/>
                <w:szCs w:val="20"/>
              </w:rPr>
            </w:pPr>
            <w:r w:rsidRPr="00ED3E27">
              <w:rPr>
                <w:sz w:val="20"/>
                <w:szCs w:val="20"/>
              </w:rPr>
              <w:t>Non-Hispanic White</w:t>
            </w:r>
          </w:p>
        </w:tc>
        <w:tc>
          <w:tcPr>
            <w:tcW w:w="1363" w:type="dxa"/>
            <w:shd w:val="clear" w:color="auto" w:fill="EFEFEF"/>
            <w:vAlign w:val="bottom"/>
          </w:tcPr>
          <w:p w14:paraId="561BA1CE" w14:textId="588968A4" w:rsidR="00FA4922" w:rsidRPr="00ED3E27" w:rsidRDefault="00FA4922" w:rsidP="00FA4922">
            <w:pPr>
              <w:pStyle w:val="NoSpacing"/>
              <w:rPr>
                <w:sz w:val="20"/>
                <w:szCs w:val="20"/>
              </w:rPr>
            </w:pPr>
            <w:r w:rsidRPr="00FA4922">
              <w:rPr>
                <w:sz w:val="20"/>
                <w:szCs w:val="20"/>
              </w:rPr>
              <w:t xml:space="preserve">          72,982 </w:t>
            </w:r>
          </w:p>
        </w:tc>
        <w:tc>
          <w:tcPr>
            <w:tcW w:w="975" w:type="dxa"/>
            <w:shd w:val="clear" w:color="auto" w:fill="EFEFEF"/>
            <w:vAlign w:val="bottom"/>
          </w:tcPr>
          <w:p w14:paraId="7D1B3BD1" w14:textId="16261DAC" w:rsidR="00FA4922" w:rsidRPr="00ED3E27" w:rsidRDefault="00FA4922" w:rsidP="002E40BB">
            <w:pPr>
              <w:pStyle w:val="NoSpacing"/>
              <w:jc w:val="center"/>
              <w:rPr>
                <w:sz w:val="20"/>
                <w:szCs w:val="20"/>
              </w:rPr>
            </w:pPr>
            <w:r w:rsidRPr="00FA4922">
              <w:rPr>
                <w:sz w:val="20"/>
                <w:szCs w:val="20"/>
              </w:rPr>
              <w:t>21.82%</w:t>
            </w:r>
          </w:p>
        </w:tc>
        <w:tc>
          <w:tcPr>
            <w:tcW w:w="1117" w:type="dxa"/>
            <w:shd w:val="clear" w:color="auto" w:fill="EFEFEF"/>
            <w:vAlign w:val="bottom"/>
          </w:tcPr>
          <w:p w14:paraId="18D2B4EB" w14:textId="26D26A8C" w:rsidR="00FA4922" w:rsidRPr="00ED3E27" w:rsidRDefault="00FA4922" w:rsidP="002E40BB">
            <w:pPr>
              <w:pStyle w:val="NoSpacing"/>
              <w:jc w:val="center"/>
              <w:rPr>
                <w:sz w:val="20"/>
                <w:szCs w:val="20"/>
              </w:rPr>
            </w:pPr>
            <w:r w:rsidRPr="00FA4922">
              <w:rPr>
                <w:sz w:val="20"/>
                <w:szCs w:val="20"/>
              </w:rPr>
              <w:t>7,509</w:t>
            </w:r>
          </w:p>
        </w:tc>
        <w:tc>
          <w:tcPr>
            <w:tcW w:w="1416" w:type="dxa"/>
            <w:shd w:val="clear" w:color="auto" w:fill="EFEFEF"/>
            <w:vAlign w:val="bottom"/>
          </w:tcPr>
          <w:p w14:paraId="667355BD" w14:textId="2B485C74" w:rsidR="00FA4922" w:rsidRPr="00ED3E27" w:rsidRDefault="00FA4922" w:rsidP="002E40BB">
            <w:pPr>
              <w:pStyle w:val="NoSpacing"/>
              <w:jc w:val="center"/>
              <w:rPr>
                <w:sz w:val="20"/>
                <w:szCs w:val="20"/>
              </w:rPr>
            </w:pPr>
            <w:r w:rsidRPr="00FA4922">
              <w:rPr>
                <w:sz w:val="20"/>
                <w:szCs w:val="20"/>
              </w:rPr>
              <w:t>10.29%</w:t>
            </w:r>
          </w:p>
        </w:tc>
      </w:tr>
      <w:tr w:rsidR="00FA4922" w:rsidRPr="00ED3E27" w14:paraId="61504B47" w14:textId="77777777" w:rsidTr="00CD2875">
        <w:trPr>
          <w:trHeight w:val="191"/>
        </w:trPr>
        <w:tc>
          <w:tcPr>
            <w:tcW w:w="2053" w:type="dxa"/>
            <w:tcBorders>
              <w:bottom w:val="single" w:sz="4" w:space="0" w:color="000000"/>
            </w:tcBorders>
          </w:tcPr>
          <w:p w14:paraId="19C8B832" w14:textId="77777777" w:rsidR="00FA4922" w:rsidRPr="00ED3E27" w:rsidRDefault="00FA4922" w:rsidP="00FA4922">
            <w:pPr>
              <w:pStyle w:val="NoSpacing"/>
              <w:rPr>
                <w:sz w:val="20"/>
                <w:szCs w:val="20"/>
              </w:rPr>
            </w:pPr>
          </w:p>
        </w:tc>
        <w:tc>
          <w:tcPr>
            <w:tcW w:w="2010" w:type="dxa"/>
            <w:tcBorders>
              <w:bottom w:val="single" w:sz="4" w:space="0" w:color="000000"/>
            </w:tcBorders>
          </w:tcPr>
          <w:p w14:paraId="444F2091" w14:textId="77777777" w:rsidR="00FA4922" w:rsidRPr="00ED3E27" w:rsidRDefault="00FA4922" w:rsidP="00FA4922">
            <w:pPr>
              <w:pStyle w:val="NoSpacing"/>
              <w:rPr>
                <w:sz w:val="20"/>
                <w:szCs w:val="20"/>
              </w:rPr>
            </w:pPr>
            <w:r w:rsidRPr="00ED3E27">
              <w:rPr>
                <w:sz w:val="20"/>
                <w:szCs w:val="20"/>
              </w:rPr>
              <w:t>Other Minority Races</w:t>
            </w:r>
          </w:p>
        </w:tc>
        <w:tc>
          <w:tcPr>
            <w:tcW w:w="1363" w:type="dxa"/>
            <w:tcBorders>
              <w:bottom w:val="single" w:sz="4" w:space="0" w:color="000000"/>
            </w:tcBorders>
            <w:vAlign w:val="bottom"/>
          </w:tcPr>
          <w:p w14:paraId="2AA142AE" w14:textId="7A959D6B" w:rsidR="00FA4922" w:rsidRPr="00ED3E27" w:rsidRDefault="00FA4922" w:rsidP="00FA4922">
            <w:pPr>
              <w:pStyle w:val="NoSpacing"/>
              <w:rPr>
                <w:sz w:val="20"/>
                <w:szCs w:val="20"/>
              </w:rPr>
            </w:pPr>
            <w:r w:rsidRPr="00FA4922">
              <w:rPr>
                <w:sz w:val="20"/>
                <w:szCs w:val="20"/>
              </w:rPr>
              <w:t xml:space="preserve">            2,686 </w:t>
            </w:r>
          </w:p>
        </w:tc>
        <w:tc>
          <w:tcPr>
            <w:tcW w:w="975" w:type="dxa"/>
            <w:tcBorders>
              <w:bottom w:val="single" w:sz="4" w:space="0" w:color="000000"/>
            </w:tcBorders>
            <w:vAlign w:val="bottom"/>
          </w:tcPr>
          <w:p w14:paraId="0787C530" w14:textId="189E73BF" w:rsidR="00FA4922" w:rsidRPr="00ED3E27" w:rsidRDefault="00FA4922" w:rsidP="002E40BB">
            <w:pPr>
              <w:pStyle w:val="NoSpacing"/>
              <w:jc w:val="center"/>
              <w:rPr>
                <w:sz w:val="20"/>
                <w:szCs w:val="20"/>
              </w:rPr>
            </w:pPr>
            <w:r w:rsidRPr="00FA4922">
              <w:rPr>
                <w:sz w:val="20"/>
                <w:szCs w:val="20"/>
              </w:rPr>
              <w:t>0.80%</w:t>
            </w:r>
          </w:p>
        </w:tc>
        <w:tc>
          <w:tcPr>
            <w:tcW w:w="1117" w:type="dxa"/>
            <w:tcBorders>
              <w:bottom w:val="single" w:sz="4" w:space="0" w:color="000000"/>
            </w:tcBorders>
            <w:vAlign w:val="bottom"/>
          </w:tcPr>
          <w:p w14:paraId="7EA469D9" w14:textId="63EB3382" w:rsidR="00FA4922" w:rsidRPr="00ED3E27" w:rsidRDefault="00FA4922" w:rsidP="002E40BB">
            <w:pPr>
              <w:pStyle w:val="NoSpacing"/>
              <w:jc w:val="center"/>
              <w:rPr>
                <w:sz w:val="20"/>
                <w:szCs w:val="20"/>
              </w:rPr>
            </w:pPr>
            <w:r w:rsidRPr="00FA4922">
              <w:rPr>
                <w:sz w:val="20"/>
                <w:szCs w:val="20"/>
              </w:rPr>
              <w:t>444</w:t>
            </w:r>
          </w:p>
        </w:tc>
        <w:tc>
          <w:tcPr>
            <w:tcW w:w="1416" w:type="dxa"/>
            <w:tcBorders>
              <w:bottom w:val="single" w:sz="4" w:space="0" w:color="000000"/>
            </w:tcBorders>
            <w:vAlign w:val="bottom"/>
          </w:tcPr>
          <w:p w14:paraId="047D9881" w14:textId="38B8A825" w:rsidR="00FA4922" w:rsidRPr="00ED3E27" w:rsidRDefault="00FA4922" w:rsidP="002E40BB">
            <w:pPr>
              <w:pStyle w:val="NoSpacing"/>
              <w:jc w:val="center"/>
              <w:rPr>
                <w:sz w:val="20"/>
                <w:szCs w:val="20"/>
              </w:rPr>
            </w:pPr>
            <w:r w:rsidRPr="00FA4922">
              <w:rPr>
                <w:sz w:val="20"/>
                <w:szCs w:val="20"/>
              </w:rPr>
              <w:t>16.53%</w:t>
            </w:r>
          </w:p>
        </w:tc>
      </w:tr>
      <w:tr w:rsidR="00B3057B" w:rsidRPr="00ED3E27" w14:paraId="71176D33" w14:textId="77777777" w:rsidTr="008C4F32">
        <w:trPr>
          <w:trHeight w:val="212"/>
        </w:trPr>
        <w:tc>
          <w:tcPr>
            <w:tcW w:w="2053" w:type="dxa"/>
            <w:tcBorders>
              <w:top w:val="single" w:sz="4" w:space="0" w:color="000000"/>
            </w:tcBorders>
            <w:shd w:val="clear" w:color="auto" w:fill="EFEFEF"/>
          </w:tcPr>
          <w:p w14:paraId="6064C865" w14:textId="585CD278" w:rsidR="00B3057B" w:rsidRPr="00ED3E27" w:rsidRDefault="00B3057B" w:rsidP="00B3057B">
            <w:pPr>
              <w:pStyle w:val="NoSpacing"/>
              <w:rPr>
                <w:sz w:val="20"/>
                <w:szCs w:val="20"/>
              </w:rPr>
            </w:pPr>
            <w:r w:rsidRPr="00ED3E27">
              <w:rPr>
                <w:sz w:val="20"/>
                <w:szCs w:val="20"/>
              </w:rPr>
              <w:lastRenderedPageBreak/>
              <w:t>2023 (</w:t>
            </w:r>
            <w:r w:rsidR="00547208">
              <w:rPr>
                <w:sz w:val="20"/>
                <w:szCs w:val="20"/>
              </w:rPr>
              <w:t>297,903</w:t>
            </w:r>
            <w:r w:rsidRPr="00ED3E27">
              <w:rPr>
                <w:sz w:val="20"/>
                <w:szCs w:val="20"/>
              </w:rPr>
              <w:t>)</w:t>
            </w:r>
          </w:p>
        </w:tc>
        <w:tc>
          <w:tcPr>
            <w:tcW w:w="2010" w:type="dxa"/>
            <w:tcBorders>
              <w:top w:val="single" w:sz="4" w:space="0" w:color="000000"/>
            </w:tcBorders>
            <w:shd w:val="clear" w:color="auto" w:fill="EFEFEF"/>
          </w:tcPr>
          <w:p w14:paraId="1568B039" w14:textId="77777777" w:rsidR="00B3057B" w:rsidRPr="00ED3E27" w:rsidRDefault="00B3057B" w:rsidP="00B3057B">
            <w:pPr>
              <w:pStyle w:val="NoSpacing"/>
              <w:rPr>
                <w:sz w:val="20"/>
                <w:szCs w:val="20"/>
              </w:rPr>
            </w:pPr>
            <w:r w:rsidRPr="00ED3E27">
              <w:rPr>
                <w:sz w:val="20"/>
                <w:szCs w:val="20"/>
              </w:rPr>
              <w:t>Asian</w:t>
            </w:r>
          </w:p>
        </w:tc>
        <w:tc>
          <w:tcPr>
            <w:tcW w:w="1363" w:type="dxa"/>
            <w:tcBorders>
              <w:top w:val="single" w:sz="4" w:space="0" w:color="000000"/>
            </w:tcBorders>
            <w:shd w:val="clear" w:color="auto" w:fill="EFEFEF"/>
            <w:vAlign w:val="bottom"/>
          </w:tcPr>
          <w:p w14:paraId="6C3D32E7" w14:textId="604C9A9C" w:rsidR="00B3057B" w:rsidRPr="00ED3E27" w:rsidRDefault="00B3057B" w:rsidP="00B3057B">
            <w:pPr>
              <w:pStyle w:val="NoSpacing"/>
              <w:rPr>
                <w:sz w:val="20"/>
                <w:szCs w:val="20"/>
              </w:rPr>
            </w:pPr>
            <w:r w:rsidRPr="00B3057B">
              <w:rPr>
                <w:sz w:val="20"/>
                <w:szCs w:val="20"/>
              </w:rPr>
              <w:t xml:space="preserve">          21,868 </w:t>
            </w:r>
          </w:p>
        </w:tc>
        <w:tc>
          <w:tcPr>
            <w:tcW w:w="975" w:type="dxa"/>
            <w:tcBorders>
              <w:top w:val="single" w:sz="4" w:space="0" w:color="000000"/>
            </w:tcBorders>
            <w:shd w:val="clear" w:color="auto" w:fill="EFEFEF"/>
            <w:vAlign w:val="bottom"/>
          </w:tcPr>
          <w:p w14:paraId="02D6AA9A" w14:textId="0B88432A" w:rsidR="00B3057B" w:rsidRPr="00ED3E27" w:rsidRDefault="00B3057B" w:rsidP="002E40BB">
            <w:pPr>
              <w:pStyle w:val="NoSpacing"/>
              <w:jc w:val="center"/>
              <w:rPr>
                <w:sz w:val="20"/>
                <w:szCs w:val="20"/>
              </w:rPr>
            </w:pPr>
            <w:r w:rsidRPr="00B3057B">
              <w:rPr>
                <w:sz w:val="20"/>
                <w:szCs w:val="20"/>
              </w:rPr>
              <w:t>7.34%</w:t>
            </w:r>
          </w:p>
        </w:tc>
        <w:tc>
          <w:tcPr>
            <w:tcW w:w="1117" w:type="dxa"/>
            <w:tcBorders>
              <w:top w:val="single" w:sz="4" w:space="0" w:color="000000"/>
            </w:tcBorders>
            <w:shd w:val="clear" w:color="auto" w:fill="EFEFEF"/>
            <w:vAlign w:val="bottom"/>
          </w:tcPr>
          <w:p w14:paraId="005B91F8" w14:textId="6D390ABC" w:rsidR="00B3057B" w:rsidRPr="00ED3E27" w:rsidRDefault="00B3057B" w:rsidP="002E40BB">
            <w:pPr>
              <w:pStyle w:val="NoSpacing"/>
              <w:jc w:val="center"/>
              <w:rPr>
                <w:sz w:val="20"/>
                <w:szCs w:val="20"/>
              </w:rPr>
            </w:pPr>
            <w:r w:rsidRPr="00B3057B">
              <w:rPr>
                <w:sz w:val="20"/>
                <w:szCs w:val="20"/>
              </w:rPr>
              <w:t>2,725</w:t>
            </w:r>
          </w:p>
        </w:tc>
        <w:tc>
          <w:tcPr>
            <w:tcW w:w="1416" w:type="dxa"/>
            <w:tcBorders>
              <w:top w:val="single" w:sz="4" w:space="0" w:color="000000"/>
            </w:tcBorders>
            <w:shd w:val="clear" w:color="auto" w:fill="EFEFEF"/>
            <w:vAlign w:val="bottom"/>
          </w:tcPr>
          <w:p w14:paraId="53FB772A" w14:textId="4442F334" w:rsidR="00B3057B" w:rsidRPr="00ED3E27" w:rsidRDefault="00B3057B" w:rsidP="002E40BB">
            <w:pPr>
              <w:pStyle w:val="NoSpacing"/>
              <w:jc w:val="center"/>
              <w:rPr>
                <w:sz w:val="20"/>
                <w:szCs w:val="20"/>
              </w:rPr>
            </w:pPr>
            <w:r w:rsidRPr="00B3057B">
              <w:rPr>
                <w:sz w:val="20"/>
                <w:szCs w:val="20"/>
              </w:rPr>
              <w:t>12.46%</w:t>
            </w:r>
          </w:p>
        </w:tc>
      </w:tr>
      <w:tr w:rsidR="00B3057B" w:rsidRPr="00ED3E27" w14:paraId="3D3B6BCF" w14:textId="77777777" w:rsidTr="008C4F32">
        <w:trPr>
          <w:trHeight w:val="157"/>
        </w:trPr>
        <w:tc>
          <w:tcPr>
            <w:tcW w:w="2053" w:type="dxa"/>
          </w:tcPr>
          <w:p w14:paraId="2AC54380" w14:textId="77777777" w:rsidR="00B3057B" w:rsidRPr="00ED3E27" w:rsidRDefault="00B3057B" w:rsidP="00B3057B">
            <w:pPr>
              <w:pStyle w:val="NoSpacing"/>
              <w:rPr>
                <w:sz w:val="20"/>
                <w:szCs w:val="20"/>
              </w:rPr>
            </w:pPr>
          </w:p>
        </w:tc>
        <w:tc>
          <w:tcPr>
            <w:tcW w:w="2010" w:type="dxa"/>
          </w:tcPr>
          <w:p w14:paraId="6CBB56A5" w14:textId="77777777" w:rsidR="00B3057B" w:rsidRPr="00ED3E27" w:rsidRDefault="00B3057B" w:rsidP="00B3057B">
            <w:pPr>
              <w:pStyle w:val="NoSpacing"/>
              <w:rPr>
                <w:sz w:val="20"/>
                <w:szCs w:val="20"/>
              </w:rPr>
            </w:pPr>
            <w:r w:rsidRPr="00ED3E27">
              <w:rPr>
                <w:sz w:val="20"/>
                <w:szCs w:val="20"/>
              </w:rPr>
              <w:t>Black or African American</w:t>
            </w:r>
          </w:p>
        </w:tc>
        <w:tc>
          <w:tcPr>
            <w:tcW w:w="1363" w:type="dxa"/>
            <w:vAlign w:val="bottom"/>
          </w:tcPr>
          <w:p w14:paraId="69F7ED47" w14:textId="5490BB43" w:rsidR="00B3057B" w:rsidRPr="00ED3E27" w:rsidRDefault="00B3057B" w:rsidP="00B3057B">
            <w:pPr>
              <w:pStyle w:val="NoSpacing"/>
              <w:rPr>
                <w:sz w:val="20"/>
                <w:szCs w:val="20"/>
              </w:rPr>
            </w:pPr>
            <w:r w:rsidRPr="00B3057B">
              <w:rPr>
                <w:sz w:val="20"/>
                <w:szCs w:val="20"/>
              </w:rPr>
              <w:t xml:space="preserve">          20,946 </w:t>
            </w:r>
          </w:p>
        </w:tc>
        <w:tc>
          <w:tcPr>
            <w:tcW w:w="975" w:type="dxa"/>
            <w:vAlign w:val="bottom"/>
          </w:tcPr>
          <w:p w14:paraId="6756A803" w14:textId="1C19A6F5" w:rsidR="00B3057B" w:rsidRPr="00ED3E27" w:rsidRDefault="00B3057B" w:rsidP="002E40BB">
            <w:pPr>
              <w:pStyle w:val="NoSpacing"/>
              <w:jc w:val="center"/>
              <w:rPr>
                <w:sz w:val="20"/>
                <w:szCs w:val="20"/>
              </w:rPr>
            </w:pPr>
            <w:r w:rsidRPr="00B3057B">
              <w:rPr>
                <w:sz w:val="20"/>
                <w:szCs w:val="20"/>
              </w:rPr>
              <w:t>7.03%</w:t>
            </w:r>
          </w:p>
        </w:tc>
        <w:tc>
          <w:tcPr>
            <w:tcW w:w="1117" w:type="dxa"/>
            <w:vAlign w:val="bottom"/>
          </w:tcPr>
          <w:p w14:paraId="02787886" w14:textId="6749B2F4" w:rsidR="00B3057B" w:rsidRPr="00ED3E27" w:rsidRDefault="00B3057B" w:rsidP="002E40BB">
            <w:pPr>
              <w:pStyle w:val="NoSpacing"/>
              <w:jc w:val="center"/>
              <w:rPr>
                <w:sz w:val="20"/>
                <w:szCs w:val="20"/>
              </w:rPr>
            </w:pPr>
            <w:r w:rsidRPr="00B3057B">
              <w:rPr>
                <w:sz w:val="20"/>
                <w:szCs w:val="20"/>
              </w:rPr>
              <w:t>3,952</w:t>
            </w:r>
          </w:p>
        </w:tc>
        <w:tc>
          <w:tcPr>
            <w:tcW w:w="1416" w:type="dxa"/>
            <w:vAlign w:val="bottom"/>
          </w:tcPr>
          <w:p w14:paraId="62B462B4" w14:textId="19E5E784" w:rsidR="00B3057B" w:rsidRPr="00ED3E27" w:rsidRDefault="00B3057B" w:rsidP="002E40BB">
            <w:pPr>
              <w:pStyle w:val="NoSpacing"/>
              <w:jc w:val="center"/>
              <w:rPr>
                <w:sz w:val="20"/>
                <w:szCs w:val="20"/>
              </w:rPr>
            </w:pPr>
            <w:r w:rsidRPr="00B3057B">
              <w:rPr>
                <w:sz w:val="20"/>
                <w:szCs w:val="20"/>
              </w:rPr>
              <w:t>18.87%</w:t>
            </w:r>
          </w:p>
        </w:tc>
      </w:tr>
      <w:tr w:rsidR="00B3057B" w:rsidRPr="00ED3E27" w14:paraId="4EBDF233" w14:textId="77777777" w:rsidTr="008C4F32">
        <w:trPr>
          <w:trHeight w:val="157"/>
        </w:trPr>
        <w:tc>
          <w:tcPr>
            <w:tcW w:w="2053" w:type="dxa"/>
            <w:shd w:val="clear" w:color="auto" w:fill="EFEFEF"/>
          </w:tcPr>
          <w:p w14:paraId="2BA3BB91" w14:textId="77777777" w:rsidR="00B3057B" w:rsidRPr="00ED3E27" w:rsidRDefault="00B3057B" w:rsidP="00B3057B">
            <w:pPr>
              <w:pStyle w:val="NoSpacing"/>
              <w:rPr>
                <w:sz w:val="20"/>
                <w:szCs w:val="20"/>
              </w:rPr>
            </w:pPr>
          </w:p>
        </w:tc>
        <w:tc>
          <w:tcPr>
            <w:tcW w:w="2010" w:type="dxa"/>
            <w:shd w:val="clear" w:color="auto" w:fill="EFEFEF"/>
          </w:tcPr>
          <w:p w14:paraId="435F7B93" w14:textId="77777777" w:rsidR="00B3057B" w:rsidRPr="00ED3E27" w:rsidRDefault="00B3057B" w:rsidP="00B3057B">
            <w:pPr>
              <w:pStyle w:val="NoSpacing"/>
              <w:rPr>
                <w:sz w:val="20"/>
                <w:szCs w:val="20"/>
              </w:rPr>
            </w:pPr>
            <w:r w:rsidRPr="00ED3E27">
              <w:rPr>
                <w:sz w:val="20"/>
                <w:szCs w:val="20"/>
              </w:rPr>
              <w:t>Hispanic White</w:t>
            </w:r>
          </w:p>
        </w:tc>
        <w:tc>
          <w:tcPr>
            <w:tcW w:w="1363" w:type="dxa"/>
            <w:shd w:val="clear" w:color="auto" w:fill="EFEFEF"/>
            <w:vAlign w:val="bottom"/>
          </w:tcPr>
          <w:p w14:paraId="41147E55" w14:textId="3580B5DF" w:rsidR="00B3057B" w:rsidRPr="00ED3E27" w:rsidRDefault="00B3057B" w:rsidP="00B3057B">
            <w:pPr>
              <w:pStyle w:val="NoSpacing"/>
              <w:rPr>
                <w:sz w:val="20"/>
                <w:szCs w:val="20"/>
              </w:rPr>
            </w:pPr>
            <w:r w:rsidRPr="00B3057B">
              <w:rPr>
                <w:sz w:val="20"/>
                <w:szCs w:val="20"/>
              </w:rPr>
              <w:t xml:space="preserve">          47,610 </w:t>
            </w:r>
          </w:p>
        </w:tc>
        <w:tc>
          <w:tcPr>
            <w:tcW w:w="975" w:type="dxa"/>
            <w:shd w:val="clear" w:color="auto" w:fill="EFEFEF"/>
            <w:vAlign w:val="bottom"/>
          </w:tcPr>
          <w:p w14:paraId="4A3F6B1B" w14:textId="6995A6F4" w:rsidR="00B3057B" w:rsidRPr="00ED3E27" w:rsidRDefault="00B3057B" w:rsidP="002E40BB">
            <w:pPr>
              <w:pStyle w:val="NoSpacing"/>
              <w:jc w:val="center"/>
              <w:rPr>
                <w:sz w:val="20"/>
                <w:szCs w:val="20"/>
              </w:rPr>
            </w:pPr>
            <w:r w:rsidRPr="00B3057B">
              <w:rPr>
                <w:sz w:val="20"/>
                <w:szCs w:val="20"/>
              </w:rPr>
              <w:t>15.98%</w:t>
            </w:r>
          </w:p>
        </w:tc>
        <w:tc>
          <w:tcPr>
            <w:tcW w:w="1117" w:type="dxa"/>
            <w:shd w:val="clear" w:color="auto" w:fill="EFEFEF"/>
            <w:vAlign w:val="bottom"/>
          </w:tcPr>
          <w:p w14:paraId="7DFCB7AE" w14:textId="26EF20FA" w:rsidR="00B3057B" w:rsidRPr="00ED3E27" w:rsidRDefault="00B3057B" w:rsidP="002E40BB">
            <w:pPr>
              <w:pStyle w:val="NoSpacing"/>
              <w:jc w:val="center"/>
              <w:rPr>
                <w:sz w:val="20"/>
                <w:szCs w:val="20"/>
              </w:rPr>
            </w:pPr>
            <w:r w:rsidRPr="00B3057B">
              <w:rPr>
                <w:sz w:val="20"/>
                <w:szCs w:val="20"/>
              </w:rPr>
              <w:t>6,921</w:t>
            </w:r>
          </w:p>
        </w:tc>
        <w:tc>
          <w:tcPr>
            <w:tcW w:w="1416" w:type="dxa"/>
            <w:shd w:val="clear" w:color="auto" w:fill="EFEFEF"/>
            <w:vAlign w:val="bottom"/>
          </w:tcPr>
          <w:p w14:paraId="631F9C59" w14:textId="2010C3FA" w:rsidR="00B3057B" w:rsidRPr="00ED3E27" w:rsidRDefault="00B3057B" w:rsidP="002E40BB">
            <w:pPr>
              <w:pStyle w:val="NoSpacing"/>
              <w:jc w:val="center"/>
              <w:rPr>
                <w:sz w:val="20"/>
                <w:szCs w:val="20"/>
              </w:rPr>
            </w:pPr>
            <w:r w:rsidRPr="00B3057B">
              <w:rPr>
                <w:sz w:val="20"/>
                <w:szCs w:val="20"/>
              </w:rPr>
              <w:t>14.54%</w:t>
            </w:r>
          </w:p>
        </w:tc>
      </w:tr>
      <w:tr w:rsidR="00B3057B" w:rsidRPr="00ED3E27" w14:paraId="3C756868" w14:textId="77777777" w:rsidTr="008C4F32">
        <w:trPr>
          <w:trHeight w:val="157"/>
        </w:trPr>
        <w:tc>
          <w:tcPr>
            <w:tcW w:w="2053" w:type="dxa"/>
          </w:tcPr>
          <w:p w14:paraId="68016FA2" w14:textId="77777777" w:rsidR="00B3057B" w:rsidRPr="00ED3E27" w:rsidRDefault="00B3057B" w:rsidP="00B3057B">
            <w:pPr>
              <w:pStyle w:val="NoSpacing"/>
              <w:rPr>
                <w:sz w:val="20"/>
                <w:szCs w:val="20"/>
              </w:rPr>
            </w:pPr>
          </w:p>
        </w:tc>
        <w:tc>
          <w:tcPr>
            <w:tcW w:w="2010" w:type="dxa"/>
          </w:tcPr>
          <w:p w14:paraId="1A248347" w14:textId="77777777" w:rsidR="00B3057B" w:rsidRPr="00ED3E27" w:rsidRDefault="00B3057B" w:rsidP="00B3057B">
            <w:pPr>
              <w:pStyle w:val="NoSpacing"/>
              <w:rPr>
                <w:sz w:val="20"/>
                <w:szCs w:val="20"/>
              </w:rPr>
            </w:pPr>
            <w:r w:rsidRPr="00ED3E27">
              <w:rPr>
                <w:sz w:val="20"/>
                <w:szCs w:val="20"/>
              </w:rPr>
              <w:t>Joint</w:t>
            </w:r>
          </w:p>
        </w:tc>
        <w:tc>
          <w:tcPr>
            <w:tcW w:w="1363" w:type="dxa"/>
            <w:vAlign w:val="bottom"/>
          </w:tcPr>
          <w:p w14:paraId="05CD0414" w14:textId="7CC3E334" w:rsidR="00B3057B" w:rsidRPr="00ED3E27" w:rsidRDefault="00B3057B" w:rsidP="00B3057B">
            <w:pPr>
              <w:pStyle w:val="NoSpacing"/>
              <w:rPr>
                <w:sz w:val="20"/>
                <w:szCs w:val="20"/>
              </w:rPr>
            </w:pPr>
            <w:r w:rsidRPr="00B3057B">
              <w:rPr>
                <w:sz w:val="20"/>
                <w:szCs w:val="20"/>
              </w:rPr>
              <w:t xml:space="preserve">        121,927 </w:t>
            </w:r>
          </w:p>
        </w:tc>
        <w:tc>
          <w:tcPr>
            <w:tcW w:w="975" w:type="dxa"/>
            <w:vAlign w:val="bottom"/>
          </w:tcPr>
          <w:p w14:paraId="2522191B" w14:textId="787DABF7" w:rsidR="00B3057B" w:rsidRPr="00ED3E27" w:rsidRDefault="00B3057B" w:rsidP="002E40BB">
            <w:pPr>
              <w:pStyle w:val="NoSpacing"/>
              <w:jc w:val="center"/>
              <w:rPr>
                <w:sz w:val="20"/>
                <w:szCs w:val="20"/>
              </w:rPr>
            </w:pPr>
            <w:r w:rsidRPr="00B3057B">
              <w:rPr>
                <w:sz w:val="20"/>
                <w:szCs w:val="20"/>
              </w:rPr>
              <w:t>40.93%</w:t>
            </w:r>
          </w:p>
        </w:tc>
        <w:tc>
          <w:tcPr>
            <w:tcW w:w="1117" w:type="dxa"/>
            <w:vAlign w:val="bottom"/>
          </w:tcPr>
          <w:p w14:paraId="2829F03C" w14:textId="70CCF3A4" w:rsidR="00B3057B" w:rsidRPr="00ED3E27" w:rsidRDefault="00B3057B" w:rsidP="002E40BB">
            <w:pPr>
              <w:pStyle w:val="NoSpacing"/>
              <w:jc w:val="center"/>
              <w:rPr>
                <w:sz w:val="20"/>
                <w:szCs w:val="20"/>
              </w:rPr>
            </w:pPr>
            <w:r w:rsidRPr="00B3057B">
              <w:rPr>
                <w:sz w:val="20"/>
                <w:szCs w:val="20"/>
              </w:rPr>
              <w:t>12,345</w:t>
            </w:r>
          </w:p>
        </w:tc>
        <w:tc>
          <w:tcPr>
            <w:tcW w:w="1416" w:type="dxa"/>
            <w:vAlign w:val="bottom"/>
          </w:tcPr>
          <w:p w14:paraId="6BF1F5F3" w14:textId="0D430691" w:rsidR="00B3057B" w:rsidRPr="00ED3E27" w:rsidRDefault="00B3057B" w:rsidP="002E40BB">
            <w:pPr>
              <w:pStyle w:val="NoSpacing"/>
              <w:jc w:val="center"/>
              <w:rPr>
                <w:sz w:val="20"/>
                <w:szCs w:val="20"/>
              </w:rPr>
            </w:pPr>
            <w:r w:rsidRPr="00B3057B">
              <w:rPr>
                <w:sz w:val="20"/>
                <w:szCs w:val="20"/>
              </w:rPr>
              <w:t>10.12%</w:t>
            </w:r>
          </w:p>
        </w:tc>
      </w:tr>
      <w:tr w:rsidR="00B3057B" w:rsidRPr="00ED3E27" w14:paraId="6BB82AC9" w14:textId="77777777" w:rsidTr="008C4F32">
        <w:trPr>
          <w:trHeight w:val="157"/>
        </w:trPr>
        <w:tc>
          <w:tcPr>
            <w:tcW w:w="2053" w:type="dxa"/>
            <w:shd w:val="clear" w:color="auto" w:fill="EFEFEF"/>
          </w:tcPr>
          <w:p w14:paraId="7F3344CE" w14:textId="77777777" w:rsidR="00B3057B" w:rsidRPr="00ED3E27" w:rsidRDefault="00B3057B" w:rsidP="00B3057B">
            <w:pPr>
              <w:pStyle w:val="NoSpacing"/>
              <w:rPr>
                <w:sz w:val="20"/>
                <w:szCs w:val="20"/>
              </w:rPr>
            </w:pPr>
          </w:p>
        </w:tc>
        <w:tc>
          <w:tcPr>
            <w:tcW w:w="2010" w:type="dxa"/>
            <w:shd w:val="clear" w:color="auto" w:fill="EFEFEF"/>
          </w:tcPr>
          <w:p w14:paraId="6CE389AB" w14:textId="77777777" w:rsidR="00B3057B" w:rsidRPr="00ED3E27" w:rsidRDefault="00B3057B" w:rsidP="00B3057B">
            <w:pPr>
              <w:pStyle w:val="NoSpacing"/>
              <w:rPr>
                <w:sz w:val="20"/>
                <w:szCs w:val="20"/>
              </w:rPr>
            </w:pPr>
            <w:r w:rsidRPr="00ED3E27">
              <w:rPr>
                <w:sz w:val="20"/>
                <w:szCs w:val="20"/>
              </w:rPr>
              <w:t>Missing</w:t>
            </w:r>
          </w:p>
        </w:tc>
        <w:tc>
          <w:tcPr>
            <w:tcW w:w="1363" w:type="dxa"/>
            <w:shd w:val="clear" w:color="auto" w:fill="EFEFEF"/>
            <w:vAlign w:val="bottom"/>
          </w:tcPr>
          <w:p w14:paraId="7025689E" w14:textId="70D6E2C5" w:rsidR="00B3057B" w:rsidRPr="00ED3E27" w:rsidRDefault="00B3057B" w:rsidP="00B3057B">
            <w:pPr>
              <w:pStyle w:val="NoSpacing"/>
              <w:rPr>
                <w:sz w:val="20"/>
                <w:szCs w:val="20"/>
              </w:rPr>
            </w:pPr>
            <w:r w:rsidRPr="00B3057B">
              <w:rPr>
                <w:sz w:val="20"/>
                <w:szCs w:val="20"/>
              </w:rPr>
              <w:t xml:space="preserve">          23,573 </w:t>
            </w:r>
          </w:p>
        </w:tc>
        <w:tc>
          <w:tcPr>
            <w:tcW w:w="975" w:type="dxa"/>
            <w:shd w:val="clear" w:color="auto" w:fill="EFEFEF"/>
            <w:vAlign w:val="bottom"/>
          </w:tcPr>
          <w:p w14:paraId="662B6D35" w14:textId="235F6C2A" w:rsidR="00B3057B" w:rsidRPr="00ED3E27" w:rsidRDefault="00B3057B" w:rsidP="002E40BB">
            <w:pPr>
              <w:pStyle w:val="NoSpacing"/>
              <w:jc w:val="center"/>
              <w:rPr>
                <w:sz w:val="20"/>
                <w:szCs w:val="20"/>
              </w:rPr>
            </w:pPr>
            <w:r w:rsidRPr="00B3057B">
              <w:rPr>
                <w:sz w:val="20"/>
                <w:szCs w:val="20"/>
              </w:rPr>
              <w:t>7.91%</w:t>
            </w:r>
          </w:p>
        </w:tc>
        <w:tc>
          <w:tcPr>
            <w:tcW w:w="1117" w:type="dxa"/>
            <w:shd w:val="clear" w:color="auto" w:fill="EFEFEF"/>
            <w:vAlign w:val="bottom"/>
          </w:tcPr>
          <w:p w14:paraId="2B09752E" w14:textId="37D86922" w:rsidR="00B3057B" w:rsidRPr="00ED3E27" w:rsidRDefault="00B3057B" w:rsidP="002E40BB">
            <w:pPr>
              <w:pStyle w:val="NoSpacing"/>
              <w:jc w:val="center"/>
              <w:rPr>
                <w:sz w:val="20"/>
                <w:szCs w:val="20"/>
              </w:rPr>
            </w:pPr>
            <w:r w:rsidRPr="00B3057B">
              <w:rPr>
                <w:sz w:val="20"/>
                <w:szCs w:val="20"/>
              </w:rPr>
              <w:t>3,822</w:t>
            </w:r>
          </w:p>
        </w:tc>
        <w:tc>
          <w:tcPr>
            <w:tcW w:w="1416" w:type="dxa"/>
            <w:shd w:val="clear" w:color="auto" w:fill="EFEFEF"/>
            <w:vAlign w:val="bottom"/>
          </w:tcPr>
          <w:p w14:paraId="24E120E8" w14:textId="3845A0DE" w:rsidR="00B3057B" w:rsidRPr="00ED3E27" w:rsidRDefault="00B3057B" w:rsidP="002E40BB">
            <w:pPr>
              <w:pStyle w:val="NoSpacing"/>
              <w:jc w:val="center"/>
              <w:rPr>
                <w:sz w:val="20"/>
                <w:szCs w:val="20"/>
              </w:rPr>
            </w:pPr>
            <w:r w:rsidRPr="00B3057B">
              <w:rPr>
                <w:sz w:val="20"/>
                <w:szCs w:val="20"/>
              </w:rPr>
              <w:t>16.21%</w:t>
            </w:r>
          </w:p>
        </w:tc>
      </w:tr>
      <w:tr w:rsidR="00B3057B" w:rsidRPr="00ED3E27" w14:paraId="6BEC90C9" w14:textId="77777777" w:rsidTr="008C4F32">
        <w:trPr>
          <w:trHeight w:val="157"/>
        </w:trPr>
        <w:tc>
          <w:tcPr>
            <w:tcW w:w="2053" w:type="dxa"/>
          </w:tcPr>
          <w:p w14:paraId="134E5E4D" w14:textId="77777777" w:rsidR="00B3057B" w:rsidRPr="00ED3E27" w:rsidRDefault="00B3057B" w:rsidP="00B3057B">
            <w:pPr>
              <w:pStyle w:val="NoSpacing"/>
              <w:rPr>
                <w:sz w:val="20"/>
                <w:szCs w:val="20"/>
              </w:rPr>
            </w:pPr>
          </w:p>
        </w:tc>
        <w:tc>
          <w:tcPr>
            <w:tcW w:w="2010" w:type="dxa"/>
          </w:tcPr>
          <w:p w14:paraId="40847E6C" w14:textId="77777777" w:rsidR="00B3057B" w:rsidRPr="00ED3E27" w:rsidRDefault="00B3057B" w:rsidP="00B3057B">
            <w:pPr>
              <w:pStyle w:val="NoSpacing"/>
              <w:rPr>
                <w:sz w:val="20"/>
                <w:szCs w:val="20"/>
              </w:rPr>
            </w:pPr>
            <w:r w:rsidRPr="00ED3E27">
              <w:rPr>
                <w:sz w:val="20"/>
                <w:szCs w:val="20"/>
              </w:rPr>
              <w:t>Non-Hispanic White</w:t>
            </w:r>
          </w:p>
        </w:tc>
        <w:tc>
          <w:tcPr>
            <w:tcW w:w="1363" w:type="dxa"/>
            <w:vAlign w:val="bottom"/>
          </w:tcPr>
          <w:p w14:paraId="35F2D5E5" w14:textId="4810DF3D" w:rsidR="00B3057B" w:rsidRPr="00ED3E27" w:rsidRDefault="00B3057B" w:rsidP="00B3057B">
            <w:pPr>
              <w:pStyle w:val="NoSpacing"/>
              <w:rPr>
                <w:sz w:val="20"/>
                <w:szCs w:val="20"/>
              </w:rPr>
            </w:pPr>
            <w:r w:rsidRPr="00B3057B">
              <w:rPr>
                <w:sz w:val="20"/>
                <w:szCs w:val="20"/>
              </w:rPr>
              <w:t xml:space="preserve">          59,110 </w:t>
            </w:r>
          </w:p>
        </w:tc>
        <w:tc>
          <w:tcPr>
            <w:tcW w:w="975" w:type="dxa"/>
            <w:vAlign w:val="bottom"/>
          </w:tcPr>
          <w:p w14:paraId="400471CE" w14:textId="211EA8FC" w:rsidR="00B3057B" w:rsidRPr="00ED3E27" w:rsidRDefault="00B3057B" w:rsidP="002E40BB">
            <w:pPr>
              <w:pStyle w:val="NoSpacing"/>
              <w:jc w:val="center"/>
              <w:rPr>
                <w:sz w:val="20"/>
                <w:szCs w:val="20"/>
              </w:rPr>
            </w:pPr>
            <w:r w:rsidRPr="00B3057B">
              <w:rPr>
                <w:sz w:val="20"/>
                <w:szCs w:val="20"/>
              </w:rPr>
              <w:t>19.84%</w:t>
            </w:r>
          </w:p>
        </w:tc>
        <w:tc>
          <w:tcPr>
            <w:tcW w:w="1117" w:type="dxa"/>
            <w:vAlign w:val="bottom"/>
          </w:tcPr>
          <w:p w14:paraId="058ECDD9" w14:textId="0DC9D470" w:rsidR="00B3057B" w:rsidRPr="00ED3E27" w:rsidRDefault="00B3057B" w:rsidP="002E40BB">
            <w:pPr>
              <w:pStyle w:val="NoSpacing"/>
              <w:jc w:val="center"/>
              <w:rPr>
                <w:sz w:val="20"/>
                <w:szCs w:val="20"/>
              </w:rPr>
            </w:pPr>
            <w:r w:rsidRPr="00B3057B">
              <w:rPr>
                <w:sz w:val="20"/>
                <w:szCs w:val="20"/>
              </w:rPr>
              <w:t>6,004</w:t>
            </w:r>
          </w:p>
        </w:tc>
        <w:tc>
          <w:tcPr>
            <w:tcW w:w="1416" w:type="dxa"/>
            <w:vAlign w:val="bottom"/>
          </w:tcPr>
          <w:p w14:paraId="527BA16C" w14:textId="46A961F6" w:rsidR="00B3057B" w:rsidRPr="00ED3E27" w:rsidRDefault="00B3057B" w:rsidP="002E40BB">
            <w:pPr>
              <w:pStyle w:val="NoSpacing"/>
              <w:jc w:val="center"/>
              <w:rPr>
                <w:sz w:val="20"/>
                <w:szCs w:val="20"/>
              </w:rPr>
            </w:pPr>
            <w:r w:rsidRPr="00B3057B">
              <w:rPr>
                <w:sz w:val="20"/>
                <w:szCs w:val="20"/>
              </w:rPr>
              <w:t>10.16%</w:t>
            </w:r>
          </w:p>
        </w:tc>
      </w:tr>
      <w:tr w:rsidR="00B3057B" w:rsidRPr="00ED3E27" w14:paraId="02FFBC3F" w14:textId="77777777" w:rsidTr="008C4F32">
        <w:trPr>
          <w:trHeight w:val="189"/>
        </w:trPr>
        <w:tc>
          <w:tcPr>
            <w:tcW w:w="2053" w:type="dxa"/>
            <w:tcBorders>
              <w:bottom w:val="single" w:sz="8" w:space="0" w:color="000000"/>
            </w:tcBorders>
            <w:shd w:val="clear" w:color="auto" w:fill="EFEFEF"/>
          </w:tcPr>
          <w:p w14:paraId="6D7B6614" w14:textId="77777777" w:rsidR="00B3057B" w:rsidRPr="00ED3E27" w:rsidRDefault="00B3057B" w:rsidP="00B3057B">
            <w:pPr>
              <w:pStyle w:val="NoSpacing"/>
              <w:rPr>
                <w:sz w:val="20"/>
                <w:szCs w:val="20"/>
              </w:rPr>
            </w:pPr>
          </w:p>
        </w:tc>
        <w:tc>
          <w:tcPr>
            <w:tcW w:w="2010" w:type="dxa"/>
            <w:tcBorders>
              <w:bottom w:val="single" w:sz="8" w:space="0" w:color="000000"/>
            </w:tcBorders>
            <w:shd w:val="clear" w:color="auto" w:fill="EFEFEF"/>
          </w:tcPr>
          <w:p w14:paraId="3207FF3C" w14:textId="77777777" w:rsidR="00B3057B" w:rsidRPr="00ED3E27" w:rsidRDefault="00B3057B" w:rsidP="00B3057B">
            <w:pPr>
              <w:pStyle w:val="NoSpacing"/>
              <w:rPr>
                <w:sz w:val="20"/>
                <w:szCs w:val="20"/>
              </w:rPr>
            </w:pPr>
            <w:r w:rsidRPr="00ED3E27">
              <w:rPr>
                <w:sz w:val="20"/>
                <w:szCs w:val="20"/>
              </w:rPr>
              <w:t>Other Minority Races</w:t>
            </w:r>
          </w:p>
        </w:tc>
        <w:tc>
          <w:tcPr>
            <w:tcW w:w="1363" w:type="dxa"/>
            <w:tcBorders>
              <w:bottom w:val="single" w:sz="8" w:space="0" w:color="000000"/>
            </w:tcBorders>
            <w:shd w:val="clear" w:color="auto" w:fill="EFEFEF"/>
            <w:vAlign w:val="bottom"/>
          </w:tcPr>
          <w:p w14:paraId="77D75EE9" w14:textId="46DC64EA" w:rsidR="00B3057B" w:rsidRPr="00ED3E27" w:rsidRDefault="00B3057B" w:rsidP="00B3057B">
            <w:pPr>
              <w:pStyle w:val="NoSpacing"/>
              <w:rPr>
                <w:sz w:val="20"/>
                <w:szCs w:val="20"/>
              </w:rPr>
            </w:pPr>
            <w:r w:rsidRPr="00B3057B">
              <w:rPr>
                <w:sz w:val="20"/>
                <w:szCs w:val="20"/>
              </w:rPr>
              <w:t xml:space="preserve">            2,869 </w:t>
            </w:r>
          </w:p>
        </w:tc>
        <w:tc>
          <w:tcPr>
            <w:tcW w:w="975" w:type="dxa"/>
            <w:tcBorders>
              <w:bottom w:val="single" w:sz="8" w:space="0" w:color="000000"/>
            </w:tcBorders>
            <w:shd w:val="clear" w:color="auto" w:fill="EFEFEF"/>
            <w:vAlign w:val="bottom"/>
          </w:tcPr>
          <w:p w14:paraId="1C6100BD" w14:textId="0BAEADD6" w:rsidR="00B3057B" w:rsidRPr="00ED3E27" w:rsidRDefault="00B3057B" w:rsidP="002E40BB">
            <w:pPr>
              <w:pStyle w:val="NoSpacing"/>
              <w:jc w:val="center"/>
              <w:rPr>
                <w:sz w:val="20"/>
                <w:szCs w:val="20"/>
              </w:rPr>
            </w:pPr>
            <w:r w:rsidRPr="00B3057B">
              <w:rPr>
                <w:sz w:val="20"/>
                <w:szCs w:val="20"/>
              </w:rPr>
              <w:t>0.96%</w:t>
            </w:r>
          </w:p>
        </w:tc>
        <w:tc>
          <w:tcPr>
            <w:tcW w:w="1117" w:type="dxa"/>
            <w:tcBorders>
              <w:bottom w:val="single" w:sz="8" w:space="0" w:color="000000"/>
            </w:tcBorders>
            <w:shd w:val="clear" w:color="auto" w:fill="EFEFEF"/>
            <w:vAlign w:val="bottom"/>
          </w:tcPr>
          <w:p w14:paraId="5066224F" w14:textId="58F57CDB" w:rsidR="00B3057B" w:rsidRPr="00ED3E27" w:rsidRDefault="00B3057B" w:rsidP="002E40BB">
            <w:pPr>
              <w:pStyle w:val="NoSpacing"/>
              <w:jc w:val="center"/>
              <w:rPr>
                <w:sz w:val="20"/>
                <w:szCs w:val="20"/>
              </w:rPr>
            </w:pPr>
            <w:r w:rsidRPr="00B3057B">
              <w:rPr>
                <w:sz w:val="20"/>
                <w:szCs w:val="20"/>
              </w:rPr>
              <w:t>488</w:t>
            </w:r>
          </w:p>
        </w:tc>
        <w:tc>
          <w:tcPr>
            <w:tcW w:w="1416" w:type="dxa"/>
            <w:tcBorders>
              <w:bottom w:val="single" w:sz="8" w:space="0" w:color="000000"/>
            </w:tcBorders>
            <w:shd w:val="clear" w:color="auto" w:fill="EFEFEF"/>
            <w:vAlign w:val="bottom"/>
          </w:tcPr>
          <w:p w14:paraId="793F0DC2" w14:textId="5CC3C4BC" w:rsidR="00B3057B" w:rsidRPr="00ED3E27" w:rsidRDefault="00B3057B" w:rsidP="002E40BB">
            <w:pPr>
              <w:pStyle w:val="NoSpacing"/>
              <w:jc w:val="center"/>
              <w:rPr>
                <w:sz w:val="20"/>
                <w:szCs w:val="20"/>
              </w:rPr>
            </w:pPr>
            <w:r w:rsidRPr="00B3057B">
              <w:rPr>
                <w:sz w:val="20"/>
                <w:szCs w:val="20"/>
              </w:rPr>
              <w:t>17.01%</w:t>
            </w:r>
          </w:p>
        </w:tc>
      </w:tr>
    </w:tbl>
    <w:p w14:paraId="406F7195" w14:textId="4413164B" w:rsidR="00FF6BD7" w:rsidRPr="00FF6BD7" w:rsidRDefault="00FF6BD7" w:rsidP="00FF6BD7">
      <w:pPr>
        <w:pStyle w:val="NoSpacing"/>
        <w:rPr>
          <w:sz w:val="20"/>
          <w:szCs w:val="20"/>
        </w:rPr>
      </w:pPr>
      <w:r w:rsidRPr="00FF6BD7">
        <w:rPr>
          <w:sz w:val="20"/>
          <w:szCs w:val="20"/>
        </w:rPr>
        <w:t xml:space="preserve">Note: In the first column, the number in </w:t>
      </w:r>
      <w:r>
        <w:rPr>
          <w:sz w:val="20"/>
          <w:szCs w:val="20"/>
        </w:rPr>
        <w:t>parentheses</w:t>
      </w:r>
      <w:r w:rsidRPr="00FF6BD7">
        <w:rPr>
          <w:sz w:val="20"/>
          <w:szCs w:val="20"/>
        </w:rPr>
        <w:t xml:space="preserve"> is the number of applications for 30-year mortgage single-family homes in Texas for the stated year. The second column identifies the race classification. We use the </w:t>
      </w:r>
      <w:r w:rsidR="007D5463">
        <w:rPr>
          <w:sz w:val="20"/>
          <w:szCs w:val="20"/>
        </w:rPr>
        <w:t>identifier’</w:t>
      </w:r>
      <w:r w:rsidR="00ED3E27">
        <w:rPr>
          <w:sz w:val="20"/>
          <w:szCs w:val="20"/>
        </w:rPr>
        <w:t xml:space="preserve"> missing</w:t>
      </w:r>
      <w:r w:rsidRPr="00FF6BD7">
        <w:rPr>
          <w:sz w:val="20"/>
          <w:szCs w:val="20"/>
        </w:rPr>
        <w:t>’ to disclose the number of applicants for whom their racial identity was not available. The third column shows the number of applications by the race identified in the second column. The fourth column with ’I’ denotes the percentage of applicants for the given year. The fifth column with ’II’ denotes the number of denials for each race. The sixth column</w:t>
      </w:r>
      <w:r w:rsidR="00ED3E27">
        <w:rPr>
          <w:sz w:val="20"/>
          <w:szCs w:val="20"/>
        </w:rPr>
        <w:t>, labeled ‘III’,</w:t>
      </w:r>
      <w:r>
        <w:rPr>
          <w:sz w:val="20"/>
          <w:szCs w:val="20"/>
        </w:rPr>
        <w:t xml:space="preserve"> shows</w:t>
      </w:r>
      <w:r w:rsidRPr="00FF6BD7">
        <w:rPr>
          <w:sz w:val="20"/>
          <w:szCs w:val="20"/>
        </w:rPr>
        <w:t xml:space="preserve"> the denial rate for each race.</w:t>
      </w:r>
    </w:p>
    <w:p w14:paraId="39873116" w14:textId="77777777" w:rsidR="00F74875" w:rsidRDefault="00F74875" w:rsidP="00F74875"/>
    <w:p w14:paraId="275E78B4" w14:textId="238DE43F" w:rsidR="00D06B8B" w:rsidRDefault="00D06B8B" w:rsidP="00D06B8B">
      <w:pPr>
        <w:ind w:firstLine="720"/>
      </w:pPr>
      <w:r>
        <w:t>Table 1 presents the annual distribution of mortgage applications and provides a detailed breakdown of application counts and denial rates across racial groups. Joint applications consistently accounted for the largest share of total submissions, ranging from 3</w:t>
      </w:r>
      <w:r w:rsidR="00057D25">
        <w:t>7</w:t>
      </w:r>
      <w:r>
        <w:t xml:space="preserve">% to </w:t>
      </w:r>
      <w:r w:rsidR="009C7D5F">
        <w:t>4</w:t>
      </w:r>
      <w:r w:rsidR="00057D25">
        <w:t>1</w:t>
      </w:r>
      <w:r>
        <w:t>% during the six-year period. In contrast, applicants categorized as Other Minority Races accounted for less than 1% of total submissions, reflecting their comparatively limited representation in the dataset. Non-Hispanic White and Hispanic White applicants were the second- and third-largest groups, contributing, on average, roughly 23% and 16% of total applications, respectively. Among the single-race categories, Asian</w:t>
      </w:r>
      <w:r w:rsidR="007E575A">
        <w:t xml:space="preserve"> and Black African American</w:t>
      </w:r>
      <w:r>
        <w:t xml:space="preserve"> applicants consistently submitted the fewest applications.</w:t>
      </w:r>
    </w:p>
    <w:p w14:paraId="6E495280" w14:textId="713A3C33" w:rsidR="00D06B8B" w:rsidRDefault="00D06B8B" w:rsidP="00D06B8B">
      <w:pPr>
        <w:ind w:firstLine="720"/>
      </w:pPr>
      <w:r>
        <w:t>A notable temporal shift is observed in the proportion of applications submitted by Non-Hispanic White applicants, which declined substantially from approximately 2</w:t>
      </w:r>
      <w:r w:rsidR="008D6563">
        <w:t>6.4</w:t>
      </w:r>
      <w:r>
        <w:t>% in 2018 to 1</w:t>
      </w:r>
      <w:r w:rsidR="008D6563">
        <w:t>9.</w:t>
      </w:r>
      <w:r w:rsidR="007933BD">
        <w:t>8</w:t>
      </w:r>
      <w:r>
        <w:t>% in 2023. Mortgage denial rates declined slightly during the COVID-19 years (2019–2021) before resuming an upward trajectory in 2022. This pattern appears consistently across racial groups and aligns with empirical evidence indicating that pandemic-era policy interventions</w:t>
      </w:r>
      <w:r w:rsidR="00D545C8">
        <w:t xml:space="preserve">, </w:t>
      </w:r>
      <w:r>
        <w:t>most notably</w:t>
      </w:r>
      <w:r w:rsidR="00D545C8">
        <w:t>,</w:t>
      </w:r>
      <w:r>
        <w:t xml:space="preserve"> historically low interest rates and borrower-targeted market incentives</w:t>
      </w:r>
      <w:r w:rsidR="00D545C8">
        <w:t xml:space="preserve">, </w:t>
      </w:r>
      <w:r>
        <w:t xml:space="preserve">expanded access to mortgage credit and facilitated higher approval rates during this period. The “Pandemic Mortgage Boom” documented in prior research suggests that favorable credit conditions, reduced borrowing costs, and elevated refinancing and purchasing activity contributed to this temporary easing in denial rates (Diamond et al., 2024; </w:t>
      </w:r>
      <w:proofErr w:type="spellStart"/>
      <w:r>
        <w:t>Divringi</w:t>
      </w:r>
      <w:proofErr w:type="spellEnd"/>
      <w:r>
        <w:t xml:space="preserve"> &amp; Calem, 2022; Fuster et al., 2021).</w:t>
      </w:r>
    </w:p>
    <w:p w14:paraId="687A9F27" w14:textId="77146048" w:rsidR="005149C8" w:rsidRDefault="00D06B8B" w:rsidP="00DB48A0">
      <w:pPr>
        <w:ind w:firstLine="720"/>
      </w:pPr>
      <w:r>
        <w:t xml:space="preserve">To evaluate geographic variation in mortgage denial patterns, we constructed a time series of county-level denial rates and annual rate changes, as illustrated in Figure 1. Each year, some counties were excluded either because they had genuinely missing data or because they reported fewer than 10 applications, which did not meet our threshold for </w:t>
      </w:r>
      <w:r>
        <w:lastRenderedPageBreak/>
        <w:t xml:space="preserve">reliable estimation. The analysis reveals consistently higher denial rates in counties in Texas's western and northwestern regions than in those in the </w:t>
      </w:r>
      <w:r w:rsidR="00D545C8">
        <w:t>state's central and eastern regions</w:t>
      </w:r>
      <w:r>
        <w:t>.</w:t>
      </w:r>
    </w:p>
    <w:p w14:paraId="1548D057" w14:textId="7B391166" w:rsidR="00DB48A0" w:rsidRDefault="007D4D6C" w:rsidP="005149C8">
      <w:r>
        <w:rPr>
          <w:noProof/>
          <w:sz w:val="20"/>
        </w:rPr>
        <w:drawing>
          <wp:anchor distT="0" distB="0" distL="0" distR="0" simplePos="0" relativeHeight="251659264" behindDoc="1" locked="0" layoutInCell="1" allowOverlap="1" wp14:anchorId="3781B786" wp14:editId="3574A3D5">
            <wp:simplePos x="0" y="0"/>
            <wp:positionH relativeFrom="page">
              <wp:posOffset>1254760</wp:posOffset>
            </wp:positionH>
            <wp:positionV relativeFrom="paragraph">
              <wp:posOffset>234315</wp:posOffset>
            </wp:positionV>
            <wp:extent cx="5029835" cy="36703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extLst>
                        <a:ext uri="{28A0092B-C50C-407E-A947-70E740481C1C}">
                          <a14:useLocalDpi xmlns:a14="http://schemas.microsoft.com/office/drawing/2010/main" val="0"/>
                        </a:ext>
                      </a:extLst>
                    </a:blip>
                    <a:srcRect t="1207" b="1207"/>
                    <a:stretch>
                      <a:fillRect/>
                    </a:stretch>
                  </pic:blipFill>
                  <pic:spPr bwMode="auto">
                    <a:xfrm>
                      <a:off x="0" y="0"/>
                      <a:ext cx="5029835" cy="367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662B71" w14:textId="6F98013E" w:rsidR="00DB48A0" w:rsidRDefault="00DB48A0" w:rsidP="007D4D6C">
      <w:r>
        <w:rPr>
          <w:noProof/>
        </w:rPr>
        <mc:AlternateContent>
          <mc:Choice Requires="wps">
            <w:drawing>
              <wp:anchor distT="0" distB="0" distL="114300" distR="114300" simplePos="0" relativeHeight="251687936" behindDoc="0" locked="0" layoutInCell="1" allowOverlap="1" wp14:anchorId="1CA899EA" wp14:editId="311B0FEA">
                <wp:simplePos x="0" y="0"/>
                <wp:positionH relativeFrom="column">
                  <wp:posOffset>612775</wp:posOffset>
                </wp:positionH>
                <wp:positionV relativeFrom="paragraph">
                  <wp:posOffset>3648075</wp:posOffset>
                </wp:positionV>
                <wp:extent cx="4756785" cy="635"/>
                <wp:effectExtent l="0" t="0" r="5715" b="12065"/>
                <wp:wrapTopAndBottom/>
                <wp:docPr id="1952209761" name="Text Box 1"/>
                <wp:cNvGraphicFramePr/>
                <a:graphic xmlns:a="http://schemas.openxmlformats.org/drawingml/2006/main">
                  <a:graphicData uri="http://schemas.microsoft.com/office/word/2010/wordprocessingShape">
                    <wps:wsp>
                      <wps:cNvSpPr txBox="1"/>
                      <wps:spPr>
                        <a:xfrm>
                          <a:off x="0" y="0"/>
                          <a:ext cx="4756785" cy="635"/>
                        </a:xfrm>
                        <a:prstGeom prst="rect">
                          <a:avLst/>
                        </a:prstGeom>
                        <a:solidFill>
                          <a:prstClr val="white"/>
                        </a:solidFill>
                        <a:ln>
                          <a:noFill/>
                        </a:ln>
                      </wps:spPr>
                      <wps:txbx>
                        <w:txbxContent>
                          <w:p w14:paraId="15E5F949" w14:textId="371E22E5" w:rsidR="00DB48A0" w:rsidRPr="00622300" w:rsidRDefault="00DB48A0" w:rsidP="00DB48A0">
                            <w:pPr>
                              <w:pStyle w:val="Caption"/>
                              <w:rPr>
                                <w:noProof/>
                                <w:sz w:val="20"/>
                              </w:rPr>
                            </w:pPr>
                            <w:r>
                              <w:t xml:space="preserve">Figure </w:t>
                            </w:r>
                            <w:fldSimple w:instr=" SEQ Figure \* ARABIC ">
                              <w:r w:rsidR="00D4355E">
                                <w:rPr>
                                  <w:noProof/>
                                </w:rPr>
                                <w:t>1</w:t>
                              </w:r>
                            </w:fldSimple>
                            <w:r w:rsidRPr="008A0CBF">
                              <w:t>: Denial Rate by County and Yea</w:t>
                            </w:r>
                            <w:r>
                              <w:t>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A899EA" id="_x0000_t202" coordsize="21600,21600" o:spt="202" path="m,l,21600r21600,l21600,xe">
                <v:stroke joinstyle="miter"/>
                <v:path gradientshapeok="t" o:connecttype="rect"/>
              </v:shapetype>
              <v:shape id="Text Box 1" o:spid="_x0000_s1026" type="#_x0000_t202" style="position:absolute;margin-left:48.25pt;margin-top:287.25pt;width:374.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" stroked="f">
                <v:textbox style="mso-fit-shape-to-text:t" inset="0,0,0,0">
                  <w:txbxContent>
                    <w:p w14:paraId="15E5F949" w14:textId="371E22E5" w:rsidR="00DB48A0" w:rsidRPr="00622300" w:rsidRDefault="00DB48A0" w:rsidP="00DB48A0">
                      <w:pPr>
                        <w:pStyle w:val="Caption"/>
                        <w:rPr>
                          <w:noProof/>
                          <w:sz w:val="20"/>
                        </w:rPr>
                      </w:pPr>
                      <w:r>
                        <w:t xml:space="preserve">Figure </w:t>
                      </w:r>
                      <w:r w:rsidR="000764CD">
                        <w:fldChar w:fldCharType="begin"/>
                      </w:r>
                      <w:r w:rsidR="000764CD">
                        <w:instrText xml:space="preserve"> SEQ Figure \* ARABIC </w:instrText>
                      </w:r>
                      <w:r w:rsidR="000764CD">
                        <w:fldChar w:fldCharType="separate"/>
                      </w:r>
                      <w:r w:rsidR="00D4355E">
                        <w:rPr>
                          <w:noProof/>
                        </w:rPr>
                        <w:t>1</w:t>
                      </w:r>
                      <w:r w:rsidR="000764CD">
                        <w:rPr>
                          <w:noProof/>
                        </w:rPr>
                        <w:fldChar w:fldCharType="end"/>
                      </w:r>
                      <w:r w:rsidRPr="008A0CBF">
                        <w:t>: Denial Rate by County and Yea</w:t>
                      </w:r>
                      <w:r>
                        <w:t>r</w:t>
                      </w:r>
                    </w:p>
                  </w:txbxContent>
                </v:textbox>
                <w10:wrap type="topAndBottom"/>
              </v:shape>
            </w:pict>
          </mc:Fallback>
        </mc:AlternateContent>
      </w:r>
    </w:p>
    <w:p w14:paraId="22E4CD48" w14:textId="24B07CCA" w:rsidR="00D06B8B" w:rsidRDefault="00D06B8B" w:rsidP="00D06B8B">
      <w:pPr>
        <w:ind w:firstLine="720"/>
      </w:pPr>
      <w:r>
        <w:t xml:space="preserve">Additionally, we observe a persistent pattern </w:t>
      </w:r>
      <w:r w:rsidR="00EE3A4B">
        <w:t>in which applicants voluntarily omit</w:t>
      </w:r>
      <w:r>
        <w:t xml:space="preserve"> their racial identification, resulting in these cases</w:t>
      </w:r>
      <w:r w:rsidR="00A421F3">
        <w:t>’ race</w:t>
      </w:r>
      <w:r>
        <w:t xml:space="preserve"> being coded as </w:t>
      </w:r>
      <w:r w:rsidR="00A421F3">
        <w:t>‘</w:t>
      </w:r>
      <w:r>
        <w:t>missing</w:t>
      </w:r>
      <w:r w:rsidR="0057456F">
        <w:t>’</w:t>
      </w:r>
      <w:r>
        <w:t>. As demonstrated in the log-likelihood models reported in subsequent sections, applicants with missing race information exhibit significantly higher denial rates compared to several specified racial groups. This pattern raises the possibility that strategic non-disclosure or underlying unobserved characteristics may influence the likelihood of denial for this subset of applicants.</w:t>
      </w:r>
    </w:p>
    <w:p w14:paraId="18D40194" w14:textId="5D09F6D9" w:rsidR="005149C8" w:rsidRDefault="005149C8" w:rsidP="00D06B8B">
      <w:pPr>
        <w:ind w:firstLine="720"/>
      </w:pPr>
      <w:r>
        <w:t xml:space="preserve">Table 2 summarizes the numerical variables, except for race, which is detailed in Table 1. </w:t>
      </w:r>
      <w:r w:rsidRPr="00ED3E27">
        <w:t>The</w:t>
      </w:r>
      <w:r>
        <w:t xml:space="preserve"> numerical variables are</w:t>
      </w:r>
      <w:r w:rsidRPr="00ED3E27">
        <w:t xml:space="preserve"> log of income, property value, loan-to-value ratio, debt-to-income ratio, age bracket of the primary applicant, activity year, loan type, action taken, income bins, property value bins, tract minority population percent, tract-to-MSA income percentage, number of owner-occupied units, number of one-to-four-family homes, median age of housing units by county, number of banks per county, FFIEC median </w:t>
      </w:r>
      <w:r w:rsidRPr="00ED3E27">
        <w:lastRenderedPageBreak/>
        <w:t>family income</w:t>
      </w:r>
      <w:r w:rsidR="00EE58FF">
        <w:t xml:space="preserve"> for the applicant’s </w:t>
      </w:r>
      <w:r w:rsidR="005535D1">
        <w:t>tract</w:t>
      </w:r>
      <w:r w:rsidRPr="00ED3E27">
        <w:t>, and applicant income (in thousands). A detailed description of each variable is available in Appendix A</w:t>
      </w:r>
      <w:r>
        <w:t>1</w:t>
      </w:r>
      <w:r w:rsidRPr="00ED3E27">
        <w:t>.</w:t>
      </w:r>
    </w:p>
    <w:p w14:paraId="6971BB43" w14:textId="28B342BD" w:rsidR="00FF6BD7" w:rsidRDefault="00FF6BD7" w:rsidP="00F74875"/>
    <w:p w14:paraId="2C1305BB" w14:textId="789ADEFC" w:rsidR="00DB48A0" w:rsidRDefault="00DB48A0" w:rsidP="00DB48A0">
      <w:pPr>
        <w:pStyle w:val="Caption"/>
        <w:keepNext/>
      </w:pPr>
      <w:r>
        <w:t xml:space="preserve">Table </w:t>
      </w:r>
      <w:fldSimple w:instr=" SEQ Table \* ARABIC ">
        <w:r w:rsidR="000764CD">
          <w:rPr>
            <w:noProof/>
          </w:rPr>
          <w:t>2</w:t>
        </w:r>
      </w:fldSimple>
      <w:r>
        <w:t xml:space="preserve">: </w:t>
      </w:r>
      <w:r w:rsidRPr="00591745">
        <w:t>Summary Statistics of Numerical Variables.</w:t>
      </w:r>
    </w:p>
    <w:tbl>
      <w:tblPr>
        <w:tblW w:w="0" w:type="auto"/>
        <w:tblInd w:w="67" w:type="dxa"/>
        <w:tblLayout w:type="fixed"/>
        <w:tblCellMar>
          <w:left w:w="0" w:type="dxa"/>
          <w:right w:w="0" w:type="dxa"/>
        </w:tblCellMar>
        <w:tblLook w:val="01E0" w:firstRow="1" w:lastRow="1" w:firstColumn="1" w:lastColumn="1" w:noHBand="0" w:noVBand="0"/>
      </w:tblPr>
      <w:tblGrid>
        <w:gridCol w:w="2979"/>
        <w:gridCol w:w="1305"/>
        <w:gridCol w:w="1188"/>
        <w:gridCol w:w="1188"/>
        <w:gridCol w:w="1188"/>
        <w:gridCol w:w="1188"/>
      </w:tblGrid>
      <w:tr w:rsidR="00ED3E27" w:rsidRPr="00ED3E27" w14:paraId="3C8A7D44" w14:textId="77777777" w:rsidTr="00541BEF">
        <w:trPr>
          <w:trHeight w:val="394"/>
        </w:trPr>
        <w:tc>
          <w:tcPr>
            <w:tcW w:w="2979" w:type="dxa"/>
            <w:tcBorders>
              <w:top w:val="single" w:sz="8" w:space="0" w:color="000000"/>
              <w:bottom w:val="single" w:sz="6" w:space="0" w:color="000000"/>
            </w:tcBorders>
          </w:tcPr>
          <w:p w14:paraId="4DD8F774" w14:textId="77777777" w:rsidR="00ED3E27" w:rsidRPr="00ED3E27" w:rsidRDefault="00ED3E27" w:rsidP="00541BEF">
            <w:pPr>
              <w:pStyle w:val="TableParagraph"/>
              <w:spacing w:before="48" w:line="240" w:lineRule="auto"/>
              <w:ind w:left="119"/>
              <w:rPr>
                <w:rFonts w:asciiTheme="minorHAnsi" w:hAnsiTheme="minorHAnsi"/>
                <w:sz w:val="20"/>
                <w:szCs w:val="20"/>
              </w:rPr>
            </w:pPr>
            <w:r w:rsidRPr="00ED3E27">
              <w:rPr>
                <w:rFonts w:asciiTheme="minorHAnsi" w:hAnsiTheme="minorHAnsi"/>
                <w:spacing w:val="-2"/>
                <w:sz w:val="20"/>
                <w:szCs w:val="20"/>
              </w:rPr>
              <w:t>Variable</w:t>
            </w:r>
          </w:p>
        </w:tc>
        <w:tc>
          <w:tcPr>
            <w:tcW w:w="1305" w:type="dxa"/>
            <w:tcBorders>
              <w:top w:val="single" w:sz="8" w:space="0" w:color="000000"/>
              <w:bottom w:val="single" w:sz="6" w:space="0" w:color="000000"/>
            </w:tcBorders>
          </w:tcPr>
          <w:p w14:paraId="179A097D" w14:textId="77777777" w:rsidR="00ED3E27" w:rsidRPr="00ED3E27" w:rsidRDefault="00ED3E27" w:rsidP="00541BEF">
            <w:pPr>
              <w:pStyle w:val="TableParagraph"/>
              <w:spacing w:before="48" w:line="240" w:lineRule="auto"/>
              <w:ind w:right="117"/>
              <w:jc w:val="right"/>
              <w:rPr>
                <w:rFonts w:asciiTheme="minorHAnsi" w:hAnsiTheme="minorHAnsi"/>
                <w:sz w:val="20"/>
                <w:szCs w:val="20"/>
              </w:rPr>
            </w:pPr>
            <w:r w:rsidRPr="00ED3E27">
              <w:rPr>
                <w:rFonts w:asciiTheme="minorHAnsi" w:hAnsiTheme="minorHAnsi"/>
                <w:spacing w:val="-5"/>
                <w:sz w:val="20"/>
                <w:szCs w:val="20"/>
              </w:rPr>
              <w:t>Max</w:t>
            </w:r>
          </w:p>
        </w:tc>
        <w:tc>
          <w:tcPr>
            <w:tcW w:w="1188" w:type="dxa"/>
            <w:tcBorders>
              <w:top w:val="single" w:sz="8" w:space="0" w:color="000000"/>
              <w:bottom w:val="single" w:sz="6" w:space="0" w:color="000000"/>
            </w:tcBorders>
          </w:tcPr>
          <w:p w14:paraId="0B6ACCEA" w14:textId="77777777" w:rsidR="00ED3E27" w:rsidRPr="00ED3E27" w:rsidRDefault="00ED3E27" w:rsidP="00541BEF">
            <w:pPr>
              <w:pStyle w:val="TableParagraph"/>
              <w:spacing w:before="48" w:line="240" w:lineRule="auto"/>
              <w:ind w:right="116"/>
              <w:jc w:val="right"/>
              <w:rPr>
                <w:rFonts w:asciiTheme="minorHAnsi" w:hAnsiTheme="minorHAnsi"/>
                <w:sz w:val="20"/>
                <w:szCs w:val="20"/>
              </w:rPr>
            </w:pPr>
            <w:r w:rsidRPr="00ED3E27">
              <w:rPr>
                <w:rFonts w:asciiTheme="minorHAnsi" w:hAnsiTheme="minorHAnsi"/>
                <w:spacing w:val="-4"/>
                <w:sz w:val="20"/>
                <w:szCs w:val="20"/>
              </w:rPr>
              <w:t>Mean</w:t>
            </w:r>
          </w:p>
        </w:tc>
        <w:tc>
          <w:tcPr>
            <w:tcW w:w="1188" w:type="dxa"/>
            <w:tcBorders>
              <w:top w:val="single" w:sz="8" w:space="0" w:color="000000"/>
              <w:bottom w:val="single" w:sz="6" w:space="0" w:color="000000"/>
            </w:tcBorders>
          </w:tcPr>
          <w:p w14:paraId="1B43F1F2" w14:textId="77777777" w:rsidR="00ED3E27" w:rsidRPr="00ED3E27" w:rsidRDefault="00ED3E27" w:rsidP="00541BEF">
            <w:pPr>
              <w:pStyle w:val="TableParagraph"/>
              <w:spacing w:before="48" w:line="240" w:lineRule="auto"/>
              <w:ind w:right="115"/>
              <w:jc w:val="right"/>
              <w:rPr>
                <w:rFonts w:asciiTheme="minorHAnsi" w:hAnsiTheme="minorHAnsi"/>
                <w:sz w:val="20"/>
                <w:szCs w:val="20"/>
              </w:rPr>
            </w:pPr>
            <w:r w:rsidRPr="00ED3E27">
              <w:rPr>
                <w:rFonts w:asciiTheme="minorHAnsi" w:hAnsiTheme="minorHAnsi"/>
                <w:spacing w:val="-2"/>
                <w:sz w:val="20"/>
                <w:szCs w:val="20"/>
              </w:rPr>
              <w:t>Median</w:t>
            </w:r>
          </w:p>
        </w:tc>
        <w:tc>
          <w:tcPr>
            <w:tcW w:w="1188" w:type="dxa"/>
            <w:tcBorders>
              <w:top w:val="single" w:sz="8" w:space="0" w:color="000000"/>
              <w:bottom w:val="single" w:sz="6" w:space="0" w:color="000000"/>
            </w:tcBorders>
          </w:tcPr>
          <w:p w14:paraId="18A58897" w14:textId="77777777" w:rsidR="00ED3E27" w:rsidRPr="00ED3E27" w:rsidRDefault="00ED3E27" w:rsidP="00541BEF">
            <w:pPr>
              <w:pStyle w:val="TableParagraph"/>
              <w:spacing w:before="48" w:line="240" w:lineRule="auto"/>
              <w:ind w:right="114"/>
              <w:jc w:val="right"/>
              <w:rPr>
                <w:rFonts w:asciiTheme="minorHAnsi" w:hAnsiTheme="minorHAnsi"/>
                <w:sz w:val="20"/>
                <w:szCs w:val="20"/>
              </w:rPr>
            </w:pPr>
            <w:r w:rsidRPr="00ED3E27">
              <w:rPr>
                <w:rFonts w:asciiTheme="minorHAnsi" w:hAnsiTheme="minorHAnsi"/>
                <w:spacing w:val="-5"/>
                <w:sz w:val="20"/>
                <w:szCs w:val="20"/>
              </w:rPr>
              <w:t>Min</w:t>
            </w:r>
          </w:p>
        </w:tc>
        <w:tc>
          <w:tcPr>
            <w:tcW w:w="1188" w:type="dxa"/>
            <w:tcBorders>
              <w:top w:val="single" w:sz="8" w:space="0" w:color="000000"/>
              <w:bottom w:val="single" w:sz="6" w:space="0" w:color="000000"/>
            </w:tcBorders>
          </w:tcPr>
          <w:p w14:paraId="2175BAC3" w14:textId="77777777" w:rsidR="00ED3E27" w:rsidRPr="00ED3E27" w:rsidRDefault="00ED3E27" w:rsidP="00541BEF">
            <w:pPr>
              <w:pStyle w:val="TableParagraph"/>
              <w:spacing w:before="48" w:line="240" w:lineRule="auto"/>
              <w:ind w:right="113"/>
              <w:jc w:val="right"/>
              <w:rPr>
                <w:rFonts w:asciiTheme="minorHAnsi" w:hAnsiTheme="minorHAnsi"/>
                <w:sz w:val="20"/>
                <w:szCs w:val="20"/>
              </w:rPr>
            </w:pPr>
            <w:proofErr w:type="gramStart"/>
            <w:r w:rsidRPr="00ED3E27">
              <w:rPr>
                <w:rFonts w:asciiTheme="minorHAnsi" w:hAnsiTheme="minorHAnsi"/>
                <w:spacing w:val="-5"/>
                <w:sz w:val="20"/>
                <w:szCs w:val="20"/>
              </w:rPr>
              <w:t>S.D</w:t>
            </w:r>
            <w:proofErr w:type="gramEnd"/>
          </w:p>
        </w:tc>
      </w:tr>
      <w:tr w:rsidR="00ED3E27" w:rsidRPr="00ED3E27" w14:paraId="03355DE4" w14:textId="77777777" w:rsidTr="00541BEF">
        <w:trPr>
          <w:trHeight w:val="352"/>
        </w:trPr>
        <w:tc>
          <w:tcPr>
            <w:tcW w:w="2979" w:type="dxa"/>
            <w:tcBorders>
              <w:top w:val="single" w:sz="6" w:space="0" w:color="000000"/>
            </w:tcBorders>
          </w:tcPr>
          <w:p w14:paraId="27F47CE9" w14:textId="77777777" w:rsidR="00ED3E27" w:rsidRPr="00ED3E27" w:rsidRDefault="00ED3E27" w:rsidP="00541BEF">
            <w:pPr>
              <w:pStyle w:val="TableParagraph"/>
              <w:spacing w:before="47" w:line="240" w:lineRule="auto"/>
              <w:ind w:left="119"/>
              <w:rPr>
                <w:rFonts w:asciiTheme="minorHAnsi" w:hAnsiTheme="minorHAnsi"/>
                <w:sz w:val="20"/>
                <w:szCs w:val="20"/>
              </w:rPr>
            </w:pPr>
            <w:r w:rsidRPr="00ED3E27">
              <w:rPr>
                <w:rFonts w:asciiTheme="minorHAnsi" w:hAnsiTheme="minorHAnsi"/>
                <w:spacing w:val="-4"/>
                <w:sz w:val="20"/>
                <w:szCs w:val="20"/>
              </w:rPr>
              <w:t>Median</w:t>
            </w:r>
            <w:r w:rsidRPr="00ED3E27">
              <w:rPr>
                <w:rFonts w:asciiTheme="minorHAnsi" w:hAnsiTheme="minorHAnsi"/>
                <w:spacing w:val="-5"/>
                <w:sz w:val="20"/>
                <w:szCs w:val="20"/>
              </w:rPr>
              <w:t xml:space="preserve"> </w:t>
            </w:r>
            <w:r w:rsidRPr="00ED3E27">
              <w:rPr>
                <w:rFonts w:asciiTheme="minorHAnsi" w:hAnsiTheme="minorHAnsi"/>
                <w:spacing w:val="-4"/>
                <w:sz w:val="20"/>
                <w:szCs w:val="20"/>
              </w:rPr>
              <w:t>Family</w:t>
            </w:r>
            <w:r w:rsidRPr="00ED3E27">
              <w:rPr>
                <w:rFonts w:asciiTheme="minorHAnsi" w:hAnsiTheme="minorHAnsi"/>
                <w:spacing w:val="-5"/>
                <w:sz w:val="20"/>
                <w:szCs w:val="20"/>
              </w:rPr>
              <w:t xml:space="preserve"> </w:t>
            </w:r>
            <w:r w:rsidRPr="00ED3E27">
              <w:rPr>
                <w:rFonts w:asciiTheme="minorHAnsi" w:hAnsiTheme="minorHAnsi"/>
                <w:spacing w:val="-4"/>
                <w:sz w:val="20"/>
                <w:szCs w:val="20"/>
              </w:rPr>
              <w:t>Income</w:t>
            </w:r>
          </w:p>
        </w:tc>
        <w:tc>
          <w:tcPr>
            <w:tcW w:w="1305" w:type="dxa"/>
            <w:tcBorders>
              <w:top w:val="single" w:sz="6" w:space="0" w:color="000000"/>
            </w:tcBorders>
          </w:tcPr>
          <w:p w14:paraId="6968BD00" w14:textId="77777777" w:rsidR="00ED3E27" w:rsidRPr="00ED3E27" w:rsidRDefault="00ED3E27" w:rsidP="00541BEF">
            <w:pPr>
              <w:pStyle w:val="TableParagraph"/>
              <w:spacing w:before="47" w:line="240" w:lineRule="auto"/>
              <w:ind w:right="118"/>
              <w:jc w:val="right"/>
              <w:rPr>
                <w:rFonts w:asciiTheme="minorHAnsi" w:hAnsiTheme="minorHAnsi"/>
                <w:sz w:val="20"/>
                <w:szCs w:val="20"/>
              </w:rPr>
            </w:pPr>
            <w:r w:rsidRPr="00ED3E27">
              <w:rPr>
                <w:rFonts w:asciiTheme="minorHAnsi" w:hAnsiTheme="minorHAnsi"/>
                <w:spacing w:val="-2"/>
                <w:w w:val="95"/>
                <w:sz w:val="20"/>
                <w:szCs w:val="20"/>
              </w:rPr>
              <w:t>122,300.00</w:t>
            </w:r>
          </w:p>
        </w:tc>
        <w:tc>
          <w:tcPr>
            <w:tcW w:w="1188" w:type="dxa"/>
            <w:tcBorders>
              <w:top w:val="single" w:sz="6" w:space="0" w:color="000000"/>
            </w:tcBorders>
          </w:tcPr>
          <w:p w14:paraId="72279857" w14:textId="77777777" w:rsidR="00ED3E27" w:rsidRPr="00ED3E27" w:rsidRDefault="00ED3E27" w:rsidP="00541BEF">
            <w:pPr>
              <w:pStyle w:val="TableParagraph"/>
              <w:spacing w:before="47" w:line="240" w:lineRule="auto"/>
              <w:ind w:right="116"/>
              <w:jc w:val="right"/>
              <w:rPr>
                <w:rFonts w:asciiTheme="minorHAnsi" w:hAnsiTheme="minorHAnsi"/>
                <w:sz w:val="20"/>
                <w:szCs w:val="20"/>
              </w:rPr>
            </w:pPr>
            <w:r w:rsidRPr="00ED3E27">
              <w:rPr>
                <w:rFonts w:asciiTheme="minorHAnsi" w:hAnsiTheme="minorHAnsi"/>
                <w:spacing w:val="-2"/>
                <w:sz w:val="20"/>
                <w:szCs w:val="20"/>
              </w:rPr>
              <w:t>81,352.84</w:t>
            </w:r>
          </w:p>
        </w:tc>
        <w:tc>
          <w:tcPr>
            <w:tcW w:w="1188" w:type="dxa"/>
            <w:tcBorders>
              <w:top w:val="single" w:sz="6" w:space="0" w:color="000000"/>
            </w:tcBorders>
          </w:tcPr>
          <w:p w14:paraId="740C3EA8" w14:textId="77777777" w:rsidR="00ED3E27" w:rsidRPr="00ED3E27" w:rsidRDefault="00ED3E27" w:rsidP="00541BEF">
            <w:pPr>
              <w:pStyle w:val="TableParagraph"/>
              <w:spacing w:before="47" w:line="240" w:lineRule="auto"/>
              <w:ind w:right="116"/>
              <w:jc w:val="right"/>
              <w:rPr>
                <w:rFonts w:asciiTheme="minorHAnsi" w:hAnsiTheme="minorHAnsi"/>
                <w:sz w:val="20"/>
                <w:szCs w:val="20"/>
              </w:rPr>
            </w:pPr>
            <w:r w:rsidRPr="00ED3E27">
              <w:rPr>
                <w:rFonts w:asciiTheme="minorHAnsi" w:hAnsiTheme="minorHAnsi"/>
                <w:spacing w:val="-2"/>
                <w:w w:val="90"/>
                <w:sz w:val="20"/>
                <w:szCs w:val="20"/>
              </w:rPr>
              <w:t>80,000.00</w:t>
            </w:r>
          </w:p>
        </w:tc>
        <w:tc>
          <w:tcPr>
            <w:tcW w:w="1188" w:type="dxa"/>
            <w:tcBorders>
              <w:top w:val="single" w:sz="6" w:space="0" w:color="000000"/>
            </w:tcBorders>
          </w:tcPr>
          <w:p w14:paraId="14CCB961" w14:textId="77777777" w:rsidR="00ED3E27" w:rsidRPr="00ED3E27" w:rsidRDefault="00ED3E27" w:rsidP="00541BEF">
            <w:pPr>
              <w:pStyle w:val="TableParagraph"/>
              <w:spacing w:before="47" w:line="240" w:lineRule="auto"/>
              <w:ind w:right="115"/>
              <w:jc w:val="right"/>
              <w:rPr>
                <w:rFonts w:asciiTheme="minorHAnsi" w:hAnsiTheme="minorHAnsi"/>
                <w:sz w:val="20"/>
                <w:szCs w:val="20"/>
              </w:rPr>
            </w:pPr>
            <w:r w:rsidRPr="00ED3E27">
              <w:rPr>
                <w:rFonts w:asciiTheme="minorHAnsi" w:hAnsiTheme="minorHAnsi"/>
                <w:spacing w:val="-2"/>
                <w:w w:val="90"/>
                <w:sz w:val="20"/>
                <w:szCs w:val="20"/>
              </w:rPr>
              <w:t>38,900.00</w:t>
            </w:r>
          </w:p>
        </w:tc>
        <w:tc>
          <w:tcPr>
            <w:tcW w:w="1188" w:type="dxa"/>
            <w:tcBorders>
              <w:top w:val="single" w:sz="6" w:space="0" w:color="000000"/>
            </w:tcBorders>
          </w:tcPr>
          <w:p w14:paraId="0CF08BF1" w14:textId="77777777" w:rsidR="00ED3E27" w:rsidRPr="00ED3E27" w:rsidRDefault="00ED3E27" w:rsidP="00541BEF">
            <w:pPr>
              <w:pStyle w:val="TableParagraph"/>
              <w:spacing w:before="47" w:line="240" w:lineRule="auto"/>
              <w:ind w:right="115"/>
              <w:jc w:val="right"/>
              <w:rPr>
                <w:rFonts w:asciiTheme="minorHAnsi" w:hAnsiTheme="minorHAnsi"/>
                <w:sz w:val="20"/>
                <w:szCs w:val="20"/>
              </w:rPr>
            </w:pPr>
            <w:r w:rsidRPr="00ED3E27">
              <w:rPr>
                <w:rFonts w:asciiTheme="minorHAnsi" w:hAnsiTheme="minorHAnsi"/>
                <w:spacing w:val="-2"/>
                <w:sz w:val="20"/>
                <w:szCs w:val="20"/>
              </w:rPr>
              <w:t>14,395.39</w:t>
            </w:r>
          </w:p>
        </w:tc>
      </w:tr>
      <w:tr w:rsidR="00ED3E27" w:rsidRPr="00ED3E27" w14:paraId="64B82409" w14:textId="77777777" w:rsidTr="00541BEF">
        <w:trPr>
          <w:trHeight w:val="288"/>
        </w:trPr>
        <w:tc>
          <w:tcPr>
            <w:tcW w:w="2979" w:type="dxa"/>
          </w:tcPr>
          <w:p w14:paraId="315FB64A"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2"/>
                <w:sz w:val="20"/>
                <w:szCs w:val="20"/>
              </w:rPr>
              <w:t>Loan</w:t>
            </w:r>
            <w:r w:rsidRPr="00ED3E27">
              <w:rPr>
                <w:rFonts w:asciiTheme="minorHAnsi" w:hAnsiTheme="minorHAnsi"/>
                <w:spacing w:val="-6"/>
                <w:sz w:val="20"/>
                <w:szCs w:val="20"/>
              </w:rPr>
              <w:t xml:space="preserve"> </w:t>
            </w:r>
            <w:r w:rsidRPr="00ED3E27">
              <w:rPr>
                <w:rFonts w:asciiTheme="minorHAnsi" w:hAnsiTheme="minorHAnsi"/>
                <w:spacing w:val="-2"/>
                <w:sz w:val="20"/>
                <w:szCs w:val="20"/>
              </w:rPr>
              <w:t>Amount</w:t>
            </w:r>
            <w:r w:rsidRPr="00ED3E27">
              <w:rPr>
                <w:rFonts w:asciiTheme="minorHAnsi" w:hAnsiTheme="minorHAnsi"/>
                <w:spacing w:val="-5"/>
                <w:sz w:val="20"/>
                <w:szCs w:val="20"/>
              </w:rPr>
              <w:t xml:space="preserve"> (k)</w:t>
            </w:r>
          </w:p>
        </w:tc>
        <w:tc>
          <w:tcPr>
            <w:tcW w:w="1305" w:type="dxa"/>
          </w:tcPr>
          <w:p w14:paraId="3FE11325"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w w:val="95"/>
                <w:sz w:val="20"/>
                <w:szCs w:val="20"/>
              </w:rPr>
              <w:t>725.00</w:t>
            </w:r>
          </w:p>
        </w:tc>
        <w:tc>
          <w:tcPr>
            <w:tcW w:w="1188" w:type="dxa"/>
          </w:tcPr>
          <w:p w14:paraId="38A85041"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278.46</w:t>
            </w:r>
          </w:p>
        </w:tc>
        <w:tc>
          <w:tcPr>
            <w:tcW w:w="1188" w:type="dxa"/>
          </w:tcPr>
          <w:p w14:paraId="2C1B90FA"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w w:val="95"/>
                <w:sz w:val="20"/>
                <w:szCs w:val="20"/>
              </w:rPr>
              <w:t>255.00</w:t>
            </w:r>
          </w:p>
        </w:tc>
        <w:tc>
          <w:tcPr>
            <w:tcW w:w="1188" w:type="dxa"/>
          </w:tcPr>
          <w:p w14:paraId="3895859C"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4"/>
                <w:w w:val="95"/>
                <w:sz w:val="20"/>
                <w:szCs w:val="20"/>
              </w:rPr>
              <w:t>5.00</w:t>
            </w:r>
          </w:p>
        </w:tc>
        <w:tc>
          <w:tcPr>
            <w:tcW w:w="1188" w:type="dxa"/>
          </w:tcPr>
          <w:p w14:paraId="5B3393C0"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2"/>
                <w:sz w:val="20"/>
                <w:szCs w:val="20"/>
              </w:rPr>
              <w:t>116.23</w:t>
            </w:r>
          </w:p>
        </w:tc>
      </w:tr>
      <w:tr w:rsidR="00ED3E27" w:rsidRPr="00ED3E27" w14:paraId="1FEE17C7" w14:textId="77777777" w:rsidTr="00541BEF">
        <w:trPr>
          <w:trHeight w:val="288"/>
        </w:trPr>
        <w:tc>
          <w:tcPr>
            <w:tcW w:w="2979" w:type="dxa"/>
          </w:tcPr>
          <w:p w14:paraId="074B4DB5"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z w:val="20"/>
                <w:szCs w:val="20"/>
              </w:rPr>
              <w:t xml:space="preserve">Log </w:t>
            </w:r>
            <w:r w:rsidRPr="00ED3E27">
              <w:rPr>
                <w:rFonts w:asciiTheme="minorHAnsi" w:hAnsiTheme="minorHAnsi"/>
                <w:spacing w:val="-2"/>
                <w:sz w:val="20"/>
                <w:szCs w:val="20"/>
              </w:rPr>
              <w:t>Income</w:t>
            </w:r>
          </w:p>
        </w:tc>
        <w:tc>
          <w:tcPr>
            <w:tcW w:w="1305" w:type="dxa"/>
          </w:tcPr>
          <w:p w14:paraId="6EF0C376" w14:textId="77777777" w:rsidR="00ED3E27" w:rsidRPr="00ED3E27" w:rsidRDefault="00ED3E27" w:rsidP="00541BEF">
            <w:pPr>
              <w:pStyle w:val="TableParagraph"/>
              <w:spacing w:line="257" w:lineRule="exact"/>
              <w:ind w:right="117"/>
              <w:jc w:val="right"/>
              <w:rPr>
                <w:rFonts w:asciiTheme="minorHAnsi" w:hAnsiTheme="minorHAnsi"/>
                <w:sz w:val="20"/>
                <w:szCs w:val="20"/>
              </w:rPr>
            </w:pPr>
            <w:r w:rsidRPr="00ED3E27">
              <w:rPr>
                <w:rFonts w:asciiTheme="minorHAnsi" w:hAnsiTheme="minorHAnsi"/>
                <w:spacing w:val="-2"/>
                <w:sz w:val="20"/>
                <w:szCs w:val="20"/>
              </w:rPr>
              <w:t>16.30</w:t>
            </w:r>
          </w:p>
        </w:tc>
        <w:tc>
          <w:tcPr>
            <w:tcW w:w="1188" w:type="dxa"/>
          </w:tcPr>
          <w:p w14:paraId="2587743D"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4"/>
                <w:sz w:val="20"/>
                <w:szCs w:val="20"/>
              </w:rPr>
              <w:t>4.53</w:t>
            </w:r>
          </w:p>
        </w:tc>
        <w:tc>
          <w:tcPr>
            <w:tcW w:w="1188" w:type="dxa"/>
          </w:tcPr>
          <w:p w14:paraId="58831110"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4"/>
                <w:sz w:val="20"/>
                <w:szCs w:val="20"/>
              </w:rPr>
              <w:t>4.51</w:t>
            </w:r>
          </w:p>
        </w:tc>
        <w:tc>
          <w:tcPr>
            <w:tcW w:w="1188" w:type="dxa"/>
          </w:tcPr>
          <w:p w14:paraId="373288E6"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4"/>
                <w:w w:val="90"/>
                <w:sz w:val="20"/>
                <w:szCs w:val="20"/>
              </w:rPr>
              <w:t>0.00</w:t>
            </w:r>
          </w:p>
        </w:tc>
        <w:tc>
          <w:tcPr>
            <w:tcW w:w="1188" w:type="dxa"/>
          </w:tcPr>
          <w:p w14:paraId="28BAC396"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4"/>
                <w:sz w:val="20"/>
                <w:szCs w:val="20"/>
              </w:rPr>
              <w:t>0.55</w:t>
            </w:r>
          </w:p>
        </w:tc>
      </w:tr>
      <w:tr w:rsidR="00ED3E27" w:rsidRPr="00ED3E27" w14:paraId="385DA973" w14:textId="77777777" w:rsidTr="00541BEF">
        <w:trPr>
          <w:trHeight w:val="288"/>
        </w:trPr>
        <w:tc>
          <w:tcPr>
            <w:tcW w:w="2979" w:type="dxa"/>
          </w:tcPr>
          <w:p w14:paraId="0C12EF4F"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2"/>
                <w:sz w:val="20"/>
                <w:szCs w:val="20"/>
              </w:rPr>
              <w:t>Property</w:t>
            </w:r>
            <w:r w:rsidRPr="00ED3E27">
              <w:rPr>
                <w:rFonts w:asciiTheme="minorHAnsi" w:hAnsiTheme="minorHAnsi"/>
                <w:spacing w:val="2"/>
                <w:sz w:val="20"/>
                <w:szCs w:val="20"/>
              </w:rPr>
              <w:t xml:space="preserve"> </w:t>
            </w:r>
            <w:r w:rsidRPr="00ED3E27">
              <w:rPr>
                <w:rFonts w:asciiTheme="minorHAnsi" w:hAnsiTheme="minorHAnsi"/>
                <w:spacing w:val="-2"/>
                <w:sz w:val="20"/>
                <w:szCs w:val="20"/>
              </w:rPr>
              <w:t>Value</w:t>
            </w:r>
            <w:r w:rsidRPr="00ED3E27">
              <w:rPr>
                <w:rFonts w:asciiTheme="minorHAnsi" w:hAnsiTheme="minorHAnsi"/>
                <w:spacing w:val="3"/>
                <w:sz w:val="20"/>
                <w:szCs w:val="20"/>
              </w:rPr>
              <w:t xml:space="preserve"> </w:t>
            </w:r>
            <w:r w:rsidRPr="00ED3E27">
              <w:rPr>
                <w:rFonts w:asciiTheme="minorHAnsi" w:hAnsiTheme="minorHAnsi"/>
                <w:spacing w:val="-5"/>
                <w:sz w:val="20"/>
                <w:szCs w:val="20"/>
              </w:rPr>
              <w:t>(k)</w:t>
            </w:r>
          </w:p>
        </w:tc>
        <w:tc>
          <w:tcPr>
            <w:tcW w:w="1305" w:type="dxa"/>
          </w:tcPr>
          <w:p w14:paraId="4D735E26"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w w:val="95"/>
                <w:sz w:val="20"/>
                <w:szCs w:val="20"/>
              </w:rPr>
              <w:t>28,235.00</w:t>
            </w:r>
          </w:p>
        </w:tc>
        <w:tc>
          <w:tcPr>
            <w:tcW w:w="1188" w:type="dxa"/>
          </w:tcPr>
          <w:p w14:paraId="5DEFB756"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w w:val="95"/>
                <w:sz w:val="20"/>
                <w:szCs w:val="20"/>
              </w:rPr>
              <w:t>322.08</w:t>
            </w:r>
          </w:p>
        </w:tc>
        <w:tc>
          <w:tcPr>
            <w:tcW w:w="1188" w:type="dxa"/>
          </w:tcPr>
          <w:p w14:paraId="50594EC9"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w w:val="95"/>
                <w:sz w:val="20"/>
                <w:szCs w:val="20"/>
              </w:rPr>
              <w:t>285.00</w:t>
            </w:r>
          </w:p>
        </w:tc>
        <w:tc>
          <w:tcPr>
            <w:tcW w:w="1188" w:type="dxa"/>
          </w:tcPr>
          <w:p w14:paraId="0D30481E"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4"/>
                <w:w w:val="95"/>
                <w:sz w:val="20"/>
                <w:szCs w:val="20"/>
              </w:rPr>
              <w:t>5.00</w:t>
            </w:r>
          </w:p>
        </w:tc>
        <w:tc>
          <w:tcPr>
            <w:tcW w:w="1188" w:type="dxa"/>
          </w:tcPr>
          <w:p w14:paraId="104B6B3C"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2"/>
                <w:sz w:val="20"/>
                <w:szCs w:val="20"/>
              </w:rPr>
              <w:t>161.28</w:t>
            </w:r>
          </w:p>
        </w:tc>
      </w:tr>
      <w:tr w:rsidR="00ED3E27" w:rsidRPr="00ED3E27" w14:paraId="3D566AAE" w14:textId="77777777" w:rsidTr="00541BEF">
        <w:trPr>
          <w:trHeight w:val="288"/>
        </w:trPr>
        <w:tc>
          <w:tcPr>
            <w:tcW w:w="2979" w:type="dxa"/>
          </w:tcPr>
          <w:p w14:paraId="7C3A73A5"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4"/>
                <w:sz w:val="20"/>
                <w:szCs w:val="20"/>
              </w:rPr>
              <w:t>Median</w:t>
            </w:r>
            <w:r w:rsidRPr="00ED3E27">
              <w:rPr>
                <w:rFonts w:asciiTheme="minorHAnsi" w:hAnsiTheme="minorHAnsi"/>
                <w:spacing w:val="-6"/>
                <w:sz w:val="20"/>
                <w:szCs w:val="20"/>
              </w:rPr>
              <w:t xml:space="preserve"> </w:t>
            </w:r>
            <w:r w:rsidRPr="00ED3E27">
              <w:rPr>
                <w:rFonts w:asciiTheme="minorHAnsi" w:hAnsiTheme="minorHAnsi"/>
                <w:spacing w:val="-4"/>
                <w:sz w:val="20"/>
                <w:szCs w:val="20"/>
              </w:rPr>
              <w:t>Housing</w:t>
            </w:r>
            <w:r w:rsidRPr="00ED3E27">
              <w:rPr>
                <w:rFonts w:asciiTheme="minorHAnsi" w:hAnsiTheme="minorHAnsi"/>
                <w:spacing w:val="-6"/>
                <w:sz w:val="20"/>
                <w:szCs w:val="20"/>
              </w:rPr>
              <w:t xml:space="preserve"> </w:t>
            </w:r>
            <w:r w:rsidRPr="00ED3E27">
              <w:rPr>
                <w:rFonts w:asciiTheme="minorHAnsi" w:hAnsiTheme="minorHAnsi"/>
                <w:spacing w:val="-4"/>
                <w:sz w:val="20"/>
                <w:szCs w:val="20"/>
              </w:rPr>
              <w:t>Age</w:t>
            </w:r>
            <w:r w:rsidRPr="00ED3E27">
              <w:rPr>
                <w:rFonts w:asciiTheme="minorHAnsi" w:hAnsiTheme="minorHAnsi"/>
                <w:spacing w:val="-6"/>
                <w:sz w:val="20"/>
                <w:szCs w:val="20"/>
              </w:rPr>
              <w:t xml:space="preserve"> </w:t>
            </w:r>
            <w:r w:rsidRPr="00ED3E27">
              <w:rPr>
                <w:rFonts w:asciiTheme="minorHAnsi" w:hAnsiTheme="minorHAnsi"/>
                <w:spacing w:val="-4"/>
                <w:sz w:val="20"/>
                <w:szCs w:val="20"/>
              </w:rPr>
              <w:t>(Yrs)</w:t>
            </w:r>
          </w:p>
        </w:tc>
        <w:tc>
          <w:tcPr>
            <w:tcW w:w="1305" w:type="dxa"/>
          </w:tcPr>
          <w:p w14:paraId="69737D18"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4"/>
                <w:w w:val="90"/>
                <w:sz w:val="20"/>
                <w:szCs w:val="20"/>
              </w:rPr>
              <w:t>80.00</w:t>
            </w:r>
          </w:p>
        </w:tc>
        <w:tc>
          <w:tcPr>
            <w:tcW w:w="1188" w:type="dxa"/>
          </w:tcPr>
          <w:p w14:paraId="0E93012D"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24.51</w:t>
            </w:r>
          </w:p>
        </w:tc>
        <w:tc>
          <w:tcPr>
            <w:tcW w:w="1188" w:type="dxa"/>
          </w:tcPr>
          <w:p w14:paraId="38A0CDB3"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21.00</w:t>
            </w:r>
          </w:p>
        </w:tc>
        <w:tc>
          <w:tcPr>
            <w:tcW w:w="1188" w:type="dxa"/>
          </w:tcPr>
          <w:p w14:paraId="0C002844"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4"/>
                <w:w w:val="90"/>
                <w:sz w:val="20"/>
                <w:szCs w:val="20"/>
              </w:rPr>
              <w:t>0.00</w:t>
            </w:r>
          </w:p>
        </w:tc>
        <w:tc>
          <w:tcPr>
            <w:tcW w:w="1188" w:type="dxa"/>
          </w:tcPr>
          <w:p w14:paraId="7D15832E"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2"/>
                <w:sz w:val="20"/>
                <w:szCs w:val="20"/>
              </w:rPr>
              <w:t>14.66</w:t>
            </w:r>
          </w:p>
        </w:tc>
      </w:tr>
      <w:tr w:rsidR="00ED3E27" w:rsidRPr="00ED3E27" w14:paraId="0C47D151" w14:textId="77777777" w:rsidTr="00541BEF">
        <w:trPr>
          <w:trHeight w:val="288"/>
        </w:trPr>
        <w:tc>
          <w:tcPr>
            <w:tcW w:w="2979" w:type="dxa"/>
          </w:tcPr>
          <w:p w14:paraId="37476F80"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3"/>
                <w:sz w:val="20"/>
                <w:szCs w:val="20"/>
              </w:rPr>
              <w:t>Minority</w:t>
            </w:r>
            <w:r w:rsidRPr="00ED3E27">
              <w:rPr>
                <w:rFonts w:asciiTheme="minorHAnsi" w:hAnsiTheme="minorHAnsi"/>
                <w:spacing w:val="-8"/>
                <w:sz w:val="20"/>
                <w:szCs w:val="20"/>
              </w:rPr>
              <w:t xml:space="preserve"> </w:t>
            </w:r>
            <w:proofErr w:type="gramStart"/>
            <w:r w:rsidRPr="00ED3E27">
              <w:rPr>
                <w:rFonts w:asciiTheme="minorHAnsi" w:hAnsiTheme="minorHAnsi"/>
                <w:spacing w:val="-2"/>
                <w:sz w:val="20"/>
                <w:szCs w:val="20"/>
              </w:rPr>
              <w:t>Pop.%</w:t>
            </w:r>
            <w:proofErr w:type="gramEnd"/>
          </w:p>
        </w:tc>
        <w:tc>
          <w:tcPr>
            <w:tcW w:w="1305" w:type="dxa"/>
          </w:tcPr>
          <w:p w14:paraId="4A8D569E"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w w:val="95"/>
                <w:sz w:val="20"/>
                <w:szCs w:val="20"/>
              </w:rPr>
              <w:t>100.00</w:t>
            </w:r>
          </w:p>
        </w:tc>
        <w:tc>
          <w:tcPr>
            <w:tcW w:w="1188" w:type="dxa"/>
          </w:tcPr>
          <w:p w14:paraId="2B40D26D"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4"/>
                <w:w w:val="95"/>
                <w:sz w:val="20"/>
                <w:szCs w:val="20"/>
              </w:rPr>
              <w:t>48.86</w:t>
            </w:r>
          </w:p>
        </w:tc>
        <w:tc>
          <w:tcPr>
            <w:tcW w:w="1188" w:type="dxa"/>
          </w:tcPr>
          <w:p w14:paraId="70D57011"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45.13</w:t>
            </w:r>
          </w:p>
        </w:tc>
        <w:tc>
          <w:tcPr>
            <w:tcW w:w="1188" w:type="dxa"/>
          </w:tcPr>
          <w:p w14:paraId="47393F86"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4"/>
                <w:w w:val="90"/>
                <w:sz w:val="20"/>
                <w:szCs w:val="20"/>
              </w:rPr>
              <w:t>0.00</w:t>
            </w:r>
          </w:p>
        </w:tc>
        <w:tc>
          <w:tcPr>
            <w:tcW w:w="1188" w:type="dxa"/>
          </w:tcPr>
          <w:p w14:paraId="7A46E18D"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2"/>
                <w:sz w:val="20"/>
                <w:szCs w:val="20"/>
              </w:rPr>
              <w:t>24.15</w:t>
            </w:r>
          </w:p>
        </w:tc>
      </w:tr>
      <w:tr w:rsidR="00ED3E27" w:rsidRPr="00ED3E27" w14:paraId="6541D9CD" w14:textId="77777777" w:rsidTr="00541BEF">
        <w:trPr>
          <w:trHeight w:val="288"/>
        </w:trPr>
        <w:tc>
          <w:tcPr>
            <w:tcW w:w="2979" w:type="dxa"/>
          </w:tcPr>
          <w:p w14:paraId="3A35C3E7"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2"/>
                <w:sz w:val="20"/>
                <w:szCs w:val="20"/>
              </w:rPr>
              <w:t>1-to-4</w:t>
            </w:r>
            <w:r w:rsidRPr="00ED3E27">
              <w:rPr>
                <w:rFonts w:asciiTheme="minorHAnsi" w:hAnsiTheme="minorHAnsi"/>
                <w:spacing w:val="-5"/>
                <w:sz w:val="20"/>
                <w:szCs w:val="20"/>
              </w:rPr>
              <w:t xml:space="preserve"> </w:t>
            </w:r>
            <w:r w:rsidRPr="00ED3E27">
              <w:rPr>
                <w:rFonts w:asciiTheme="minorHAnsi" w:hAnsiTheme="minorHAnsi"/>
                <w:spacing w:val="-2"/>
                <w:sz w:val="20"/>
                <w:szCs w:val="20"/>
              </w:rPr>
              <w:t>Family</w:t>
            </w:r>
            <w:r w:rsidRPr="00ED3E27">
              <w:rPr>
                <w:rFonts w:asciiTheme="minorHAnsi" w:hAnsiTheme="minorHAnsi"/>
                <w:spacing w:val="-5"/>
                <w:sz w:val="20"/>
                <w:szCs w:val="20"/>
              </w:rPr>
              <w:t xml:space="preserve"> </w:t>
            </w:r>
            <w:r w:rsidRPr="00ED3E27">
              <w:rPr>
                <w:rFonts w:asciiTheme="minorHAnsi" w:hAnsiTheme="minorHAnsi"/>
                <w:spacing w:val="-2"/>
                <w:sz w:val="20"/>
                <w:szCs w:val="20"/>
              </w:rPr>
              <w:t>Homes</w:t>
            </w:r>
          </w:p>
        </w:tc>
        <w:tc>
          <w:tcPr>
            <w:tcW w:w="1305" w:type="dxa"/>
          </w:tcPr>
          <w:p w14:paraId="3BA94697" w14:textId="77777777" w:rsidR="00ED3E27" w:rsidRPr="00ED3E27" w:rsidRDefault="00ED3E27" w:rsidP="00541BEF">
            <w:pPr>
              <w:pStyle w:val="TableParagraph"/>
              <w:spacing w:line="257" w:lineRule="exact"/>
              <w:ind w:right="117"/>
              <w:jc w:val="right"/>
              <w:rPr>
                <w:rFonts w:asciiTheme="minorHAnsi" w:hAnsiTheme="minorHAnsi"/>
                <w:sz w:val="20"/>
                <w:szCs w:val="20"/>
              </w:rPr>
            </w:pPr>
            <w:r w:rsidRPr="00ED3E27">
              <w:rPr>
                <w:rFonts w:asciiTheme="minorHAnsi" w:hAnsiTheme="minorHAnsi"/>
                <w:spacing w:val="-2"/>
                <w:sz w:val="20"/>
                <w:szCs w:val="20"/>
              </w:rPr>
              <w:t>15,386.00</w:t>
            </w:r>
          </w:p>
        </w:tc>
        <w:tc>
          <w:tcPr>
            <w:tcW w:w="1188" w:type="dxa"/>
          </w:tcPr>
          <w:p w14:paraId="6805E83E"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sz w:val="20"/>
                <w:szCs w:val="20"/>
              </w:rPr>
              <w:t>2,283.24</w:t>
            </w:r>
          </w:p>
        </w:tc>
        <w:tc>
          <w:tcPr>
            <w:tcW w:w="1188" w:type="dxa"/>
          </w:tcPr>
          <w:p w14:paraId="45AB871D" w14:textId="77777777" w:rsidR="00ED3E27" w:rsidRPr="00ED3E27" w:rsidRDefault="00ED3E27" w:rsidP="00541BEF">
            <w:pPr>
              <w:pStyle w:val="TableParagraph"/>
              <w:spacing w:line="257" w:lineRule="exact"/>
              <w:ind w:right="116"/>
              <w:jc w:val="right"/>
              <w:rPr>
                <w:rFonts w:asciiTheme="minorHAnsi" w:hAnsiTheme="minorHAnsi"/>
                <w:sz w:val="20"/>
                <w:szCs w:val="20"/>
              </w:rPr>
            </w:pPr>
            <w:r w:rsidRPr="00ED3E27">
              <w:rPr>
                <w:rFonts w:asciiTheme="minorHAnsi" w:hAnsiTheme="minorHAnsi"/>
                <w:spacing w:val="-2"/>
                <w:sz w:val="20"/>
                <w:szCs w:val="20"/>
              </w:rPr>
              <w:t>1,949.00</w:t>
            </w:r>
          </w:p>
        </w:tc>
        <w:tc>
          <w:tcPr>
            <w:tcW w:w="1188" w:type="dxa"/>
          </w:tcPr>
          <w:p w14:paraId="606B2F49"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4"/>
                <w:w w:val="90"/>
                <w:sz w:val="20"/>
                <w:szCs w:val="20"/>
              </w:rPr>
              <w:t>0.00</w:t>
            </w:r>
          </w:p>
        </w:tc>
        <w:tc>
          <w:tcPr>
            <w:tcW w:w="1188" w:type="dxa"/>
          </w:tcPr>
          <w:p w14:paraId="0B01F5DD"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1,524.55</w:t>
            </w:r>
          </w:p>
        </w:tc>
      </w:tr>
      <w:tr w:rsidR="00ED3E27" w:rsidRPr="00ED3E27" w14:paraId="2B3AC395" w14:textId="77777777" w:rsidTr="00541BEF">
        <w:trPr>
          <w:trHeight w:val="331"/>
        </w:trPr>
        <w:tc>
          <w:tcPr>
            <w:tcW w:w="2979" w:type="dxa"/>
            <w:tcBorders>
              <w:bottom w:val="single" w:sz="8" w:space="0" w:color="000000"/>
            </w:tcBorders>
          </w:tcPr>
          <w:p w14:paraId="2A4D885B" w14:textId="77777777" w:rsidR="00ED3E27" w:rsidRPr="00ED3E27" w:rsidRDefault="00ED3E27" w:rsidP="00541BEF">
            <w:pPr>
              <w:pStyle w:val="TableParagraph"/>
              <w:spacing w:line="257" w:lineRule="exact"/>
              <w:ind w:left="119"/>
              <w:rPr>
                <w:rFonts w:asciiTheme="minorHAnsi" w:hAnsiTheme="minorHAnsi"/>
                <w:sz w:val="20"/>
                <w:szCs w:val="20"/>
              </w:rPr>
            </w:pPr>
            <w:r w:rsidRPr="00ED3E27">
              <w:rPr>
                <w:rFonts w:asciiTheme="minorHAnsi" w:hAnsiTheme="minorHAnsi"/>
                <w:spacing w:val="-6"/>
                <w:sz w:val="20"/>
                <w:szCs w:val="20"/>
              </w:rPr>
              <w:t>Owner-Occupied</w:t>
            </w:r>
            <w:r w:rsidRPr="00ED3E27">
              <w:rPr>
                <w:rFonts w:asciiTheme="minorHAnsi" w:hAnsiTheme="minorHAnsi"/>
                <w:spacing w:val="-4"/>
                <w:sz w:val="20"/>
                <w:szCs w:val="20"/>
              </w:rPr>
              <w:t xml:space="preserve"> </w:t>
            </w:r>
            <w:r w:rsidRPr="00ED3E27">
              <w:rPr>
                <w:rFonts w:asciiTheme="minorHAnsi" w:hAnsiTheme="minorHAnsi"/>
                <w:spacing w:val="-6"/>
                <w:sz w:val="20"/>
                <w:szCs w:val="20"/>
              </w:rPr>
              <w:t>Units</w:t>
            </w:r>
          </w:p>
        </w:tc>
        <w:tc>
          <w:tcPr>
            <w:tcW w:w="1305" w:type="dxa"/>
            <w:tcBorders>
              <w:bottom w:val="single" w:sz="8" w:space="0" w:color="000000"/>
            </w:tcBorders>
          </w:tcPr>
          <w:p w14:paraId="7B74E0B3"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13,975.00</w:t>
            </w:r>
          </w:p>
        </w:tc>
        <w:tc>
          <w:tcPr>
            <w:tcW w:w="1188" w:type="dxa"/>
            <w:tcBorders>
              <w:bottom w:val="single" w:sz="8" w:space="0" w:color="000000"/>
            </w:tcBorders>
          </w:tcPr>
          <w:p w14:paraId="4DDD2478"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1,762.61</w:t>
            </w:r>
          </w:p>
        </w:tc>
        <w:tc>
          <w:tcPr>
            <w:tcW w:w="1188" w:type="dxa"/>
            <w:tcBorders>
              <w:bottom w:val="single" w:sz="8" w:space="0" w:color="000000"/>
            </w:tcBorders>
          </w:tcPr>
          <w:p w14:paraId="37CCE9BC" w14:textId="77777777" w:rsidR="00ED3E27" w:rsidRPr="00ED3E27" w:rsidRDefault="00ED3E27" w:rsidP="00541BEF">
            <w:pPr>
              <w:pStyle w:val="TableParagraph"/>
              <w:spacing w:line="257" w:lineRule="exact"/>
              <w:ind w:right="115"/>
              <w:jc w:val="right"/>
              <w:rPr>
                <w:rFonts w:asciiTheme="minorHAnsi" w:hAnsiTheme="minorHAnsi"/>
                <w:sz w:val="20"/>
                <w:szCs w:val="20"/>
              </w:rPr>
            </w:pPr>
            <w:r w:rsidRPr="00ED3E27">
              <w:rPr>
                <w:rFonts w:asciiTheme="minorHAnsi" w:hAnsiTheme="minorHAnsi"/>
                <w:spacing w:val="-2"/>
                <w:sz w:val="20"/>
                <w:szCs w:val="20"/>
              </w:rPr>
              <w:t>1,468.00</w:t>
            </w:r>
          </w:p>
        </w:tc>
        <w:tc>
          <w:tcPr>
            <w:tcW w:w="1188" w:type="dxa"/>
            <w:tcBorders>
              <w:bottom w:val="single" w:sz="8" w:space="0" w:color="000000"/>
            </w:tcBorders>
          </w:tcPr>
          <w:p w14:paraId="4B2F987A"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4"/>
                <w:w w:val="90"/>
                <w:sz w:val="20"/>
                <w:szCs w:val="20"/>
              </w:rPr>
              <w:t>0.00</w:t>
            </w:r>
          </w:p>
        </w:tc>
        <w:tc>
          <w:tcPr>
            <w:tcW w:w="1188" w:type="dxa"/>
            <w:tcBorders>
              <w:bottom w:val="single" w:sz="8" w:space="0" w:color="000000"/>
            </w:tcBorders>
          </w:tcPr>
          <w:p w14:paraId="7BF96F96" w14:textId="77777777" w:rsidR="00ED3E27" w:rsidRPr="00ED3E27" w:rsidRDefault="00ED3E27" w:rsidP="00541BEF">
            <w:pPr>
              <w:pStyle w:val="TableParagraph"/>
              <w:spacing w:line="257" w:lineRule="exact"/>
              <w:ind w:right="114"/>
              <w:jc w:val="right"/>
              <w:rPr>
                <w:rFonts w:asciiTheme="minorHAnsi" w:hAnsiTheme="minorHAnsi"/>
                <w:sz w:val="20"/>
                <w:szCs w:val="20"/>
              </w:rPr>
            </w:pPr>
            <w:r w:rsidRPr="00ED3E27">
              <w:rPr>
                <w:rFonts w:asciiTheme="minorHAnsi" w:hAnsiTheme="minorHAnsi"/>
                <w:spacing w:val="-2"/>
                <w:sz w:val="20"/>
                <w:szCs w:val="20"/>
              </w:rPr>
              <w:t>1,330.77</w:t>
            </w:r>
          </w:p>
        </w:tc>
      </w:tr>
    </w:tbl>
    <w:p w14:paraId="53695928" w14:textId="71DC6BD7" w:rsidR="00ED3E27" w:rsidRPr="00ED3E27" w:rsidRDefault="00ED3E27" w:rsidP="00ED3E27">
      <w:pPr>
        <w:pStyle w:val="NoSpacing"/>
        <w:rPr>
          <w:sz w:val="20"/>
          <w:szCs w:val="20"/>
        </w:rPr>
      </w:pPr>
      <w:r>
        <w:rPr>
          <w:sz w:val="20"/>
          <w:szCs w:val="20"/>
        </w:rPr>
        <w:t xml:space="preserve">Note: </w:t>
      </w:r>
      <w:r w:rsidRPr="00ED3E27">
        <w:rPr>
          <w:sz w:val="20"/>
          <w:szCs w:val="20"/>
        </w:rPr>
        <w:t>The</w:t>
      </w:r>
      <w:r w:rsidRPr="00ED3E27">
        <w:rPr>
          <w:spacing w:val="-13"/>
          <w:sz w:val="20"/>
          <w:szCs w:val="20"/>
        </w:rPr>
        <w:t xml:space="preserve"> </w:t>
      </w:r>
      <w:r w:rsidRPr="00ED3E27">
        <w:rPr>
          <w:rFonts w:ascii="Arial" w:hAnsi="Arial"/>
          <w:i/>
          <w:sz w:val="20"/>
          <w:szCs w:val="20"/>
          <w:vertAlign w:val="superscript"/>
        </w:rPr>
        <w:t>′</w:t>
      </w:r>
      <w:r w:rsidRPr="00ED3E27">
        <w:rPr>
          <w:i/>
          <w:sz w:val="20"/>
          <w:szCs w:val="20"/>
        </w:rPr>
        <w:t>k</w:t>
      </w:r>
      <w:r w:rsidRPr="00ED3E27">
        <w:rPr>
          <w:rFonts w:ascii="Arial" w:hAnsi="Arial"/>
          <w:i/>
          <w:sz w:val="20"/>
          <w:szCs w:val="20"/>
          <w:vertAlign w:val="superscript"/>
        </w:rPr>
        <w:t>′</w:t>
      </w:r>
      <w:r w:rsidRPr="00ED3E27">
        <w:rPr>
          <w:rFonts w:ascii="Arial" w:hAnsi="Arial"/>
          <w:i/>
          <w:spacing w:val="-14"/>
          <w:sz w:val="20"/>
          <w:szCs w:val="20"/>
        </w:rPr>
        <w:t xml:space="preserve"> </w:t>
      </w:r>
      <w:r w:rsidRPr="00ED3E27">
        <w:rPr>
          <w:sz w:val="20"/>
          <w:szCs w:val="20"/>
        </w:rPr>
        <w:t>denotes</w:t>
      </w:r>
      <w:r w:rsidRPr="00ED3E27">
        <w:rPr>
          <w:spacing w:val="-13"/>
          <w:sz w:val="20"/>
          <w:szCs w:val="20"/>
        </w:rPr>
        <w:t xml:space="preserve"> </w:t>
      </w:r>
      <w:r w:rsidRPr="00ED3E27">
        <w:rPr>
          <w:sz w:val="20"/>
          <w:szCs w:val="20"/>
        </w:rPr>
        <w:t>missing</w:t>
      </w:r>
      <w:r w:rsidRPr="00ED3E27">
        <w:rPr>
          <w:spacing w:val="-11"/>
          <w:sz w:val="20"/>
          <w:szCs w:val="20"/>
        </w:rPr>
        <w:t xml:space="preserve"> </w:t>
      </w:r>
      <w:r w:rsidRPr="00ED3E27">
        <w:rPr>
          <w:rFonts w:ascii="Arial" w:hAnsi="Arial"/>
          <w:i/>
          <w:sz w:val="20"/>
          <w:szCs w:val="20"/>
          <w:vertAlign w:val="superscript"/>
        </w:rPr>
        <w:t>′</w:t>
      </w:r>
      <w:r w:rsidRPr="00ED3E27">
        <w:rPr>
          <w:sz w:val="20"/>
          <w:szCs w:val="20"/>
        </w:rPr>
        <w:t>000</w:t>
      </w:r>
      <w:r w:rsidRPr="00ED3E27">
        <w:rPr>
          <w:spacing w:val="-13"/>
          <w:sz w:val="20"/>
          <w:szCs w:val="20"/>
        </w:rPr>
        <w:t xml:space="preserve"> </w:t>
      </w:r>
      <w:r w:rsidRPr="00ED3E27">
        <w:rPr>
          <w:sz w:val="20"/>
          <w:szCs w:val="20"/>
        </w:rPr>
        <w:t>for</w:t>
      </w:r>
      <w:r w:rsidRPr="00ED3E27">
        <w:rPr>
          <w:spacing w:val="-12"/>
          <w:sz w:val="20"/>
          <w:szCs w:val="20"/>
        </w:rPr>
        <w:t xml:space="preserve"> </w:t>
      </w:r>
      <w:r w:rsidRPr="00ED3E27">
        <w:rPr>
          <w:sz w:val="20"/>
          <w:szCs w:val="20"/>
        </w:rPr>
        <w:t>the variables</w:t>
      </w:r>
      <w:r w:rsidRPr="00ED3E27">
        <w:rPr>
          <w:spacing w:val="-8"/>
          <w:sz w:val="20"/>
          <w:szCs w:val="20"/>
        </w:rPr>
        <w:t xml:space="preserve"> </w:t>
      </w:r>
      <w:r w:rsidRPr="00ED3E27">
        <w:rPr>
          <w:sz w:val="20"/>
          <w:szCs w:val="20"/>
        </w:rPr>
        <w:t>Loan</w:t>
      </w:r>
      <w:r w:rsidRPr="00ED3E27">
        <w:rPr>
          <w:spacing w:val="-8"/>
          <w:sz w:val="20"/>
          <w:szCs w:val="20"/>
        </w:rPr>
        <w:t xml:space="preserve"> </w:t>
      </w:r>
      <w:r w:rsidRPr="00ED3E27">
        <w:rPr>
          <w:sz w:val="20"/>
          <w:szCs w:val="20"/>
        </w:rPr>
        <w:t>Amount</w:t>
      </w:r>
      <w:r w:rsidRPr="00ED3E27">
        <w:rPr>
          <w:spacing w:val="-8"/>
          <w:sz w:val="20"/>
          <w:szCs w:val="20"/>
        </w:rPr>
        <w:t xml:space="preserve"> </w:t>
      </w:r>
      <w:r w:rsidRPr="00ED3E27">
        <w:rPr>
          <w:sz w:val="20"/>
          <w:szCs w:val="20"/>
        </w:rPr>
        <w:t>and</w:t>
      </w:r>
      <w:r w:rsidRPr="00ED3E27">
        <w:rPr>
          <w:spacing w:val="-8"/>
          <w:sz w:val="20"/>
          <w:szCs w:val="20"/>
        </w:rPr>
        <w:t xml:space="preserve"> </w:t>
      </w:r>
      <w:r w:rsidRPr="00ED3E27">
        <w:rPr>
          <w:sz w:val="20"/>
          <w:szCs w:val="20"/>
        </w:rPr>
        <w:t>Property</w:t>
      </w:r>
      <w:r w:rsidRPr="00ED3E27">
        <w:rPr>
          <w:spacing w:val="-8"/>
          <w:sz w:val="20"/>
          <w:szCs w:val="20"/>
        </w:rPr>
        <w:t xml:space="preserve"> </w:t>
      </w:r>
      <w:r w:rsidRPr="00ED3E27">
        <w:rPr>
          <w:sz w:val="20"/>
          <w:szCs w:val="20"/>
        </w:rPr>
        <w:t>Value.</w:t>
      </w:r>
      <w:r w:rsidRPr="00ED3E27">
        <w:rPr>
          <w:spacing w:val="11"/>
          <w:sz w:val="20"/>
          <w:szCs w:val="20"/>
        </w:rPr>
        <w:t xml:space="preserve"> </w:t>
      </w:r>
      <w:r w:rsidRPr="00ED3E27">
        <w:rPr>
          <w:sz w:val="20"/>
          <w:szCs w:val="20"/>
        </w:rPr>
        <w:t>Minority</w:t>
      </w:r>
      <w:r w:rsidRPr="00ED3E27">
        <w:rPr>
          <w:spacing w:val="-8"/>
          <w:sz w:val="20"/>
          <w:szCs w:val="20"/>
        </w:rPr>
        <w:t xml:space="preserve"> </w:t>
      </w:r>
      <w:r w:rsidRPr="00ED3E27">
        <w:rPr>
          <w:sz w:val="20"/>
          <w:szCs w:val="20"/>
        </w:rPr>
        <w:t>Pop.</w:t>
      </w:r>
      <w:r w:rsidRPr="00ED3E27">
        <w:rPr>
          <w:spacing w:val="11"/>
          <w:sz w:val="20"/>
          <w:szCs w:val="20"/>
        </w:rPr>
        <w:t xml:space="preserve"> </w:t>
      </w:r>
      <w:r w:rsidRPr="00ED3E27">
        <w:rPr>
          <w:sz w:val="20"/>
          <w:szCs w:val="20"/>
        </w:rPr>
        <w:t>(Population)</w:t>
      </w:r>
      <w:r w:rsidRPr="00ED3E27">
        <w:rPr>
          <w:spacing w:val="-8"/>
          <w:sz w:val="20"/>
          <w:szCs w:val="20"/>
        </w:rPr>
        <w:t xml:space="preserve"> </w:t>
      </w:r>
      <w:r w:rsidRPr="00ED3E27">
        <w:rPr>
          <w:sz w:val="20"/>
          <w:szCs w:val="20"/>
        </w:rPr>
        <w:t>is</w:t>
      </w:r>
      <w:r w:rsidRPr="00ED3E27">
        <w:rPr>
          <w:spacing w:val="-8"/>
          <w:sz w:val="20"/>
          <w:szCs w:val="20"/>
        </w:rPr>
        <w:t xml:space="preserve"> </w:t>
      </w:r>
      <w:r w:rsidRPr="00ED3E27">
        <w:rPr>
          <w:sz w:val="20"/>
          <w:szCs w:val="20"/>
        </w:rPr>
        <w:t>expressed</w:t>
      </w:r>
      <w:r w:rsidRPr="00ED3E27">
        <w:rPr>
          <w:spacing w:val="-8"/>
          <w:sz w:val="20"/>
          <w:szCs w:val="20"/>
        </w:rPr>
        <w:t xml:space="preserve"> </w:t>
      </w:r>
      <w:r w:rsidRPr="00ED3E27">
        <w:rPr>
          <w:sz w:val="20"/>
          <w:szCs w:val="20"/>
        </w:rPr>
        <w:t>as a</w:t>
      </w:r>
      <w:r w:rsidRPr="00ED3E27">
        <w:rPr>
          <w:spacing w:val="-1"/>
          <w:sz w:val="20"/>
          <w:szCs w:val="20"/>
        </w:rPr>
        <w:t xml:space="preserve"> </w:t>
      </w:r>
      <w:r w:rsidRPr="00ED3E27">
        <w:rPr>
          <w:sz w:val="20"/>
          <w:szCs w:val="20"/>
        </w:rPr>
        <w:t>percentage.</w:t>
      </w:r>
      <w:r w:rsidRPr="00ED3E27">
        <w:rPr>
          <w:spacing w:val="29"/>
          <w:sz w:val="20"/>
          <w:szCs w:val="20"/>
        </w:rPr>
        <w:t xml:space="preserve"> </w:t>
      </w:r>
      <w:r w:rsidRPr="00ED3E27">
        <w:rPr>
          <w:sz w:val="20"/>
          <w:szCs w:val="20"/>
        </w:rPr>
        <w:t>The Median Housing</w:t>
      </w:r>
      <w:r w:rsidRPr="00ED3E27">
        <w:rPr>
          <w:spacing w:val="-1"/>
          <w:sz w:val="20"/>
          <w:szCs w:val="20"/>
        </w:rPr>
        <w:t xml:space="preserve"> </w:t>
      </w:r>
      <w:r w:rsidRPr="00ED3E27">
        <w:rPr>
          <w:sz w:val="20"/>
          <w:szCs w:val="20"/>
        </w:rPr>
        <w:t>age is in years.</w:t>
      </w:r>
      <w:r w:rsidRPr="00ED3E27">
        <w:rPr>
          <w:spacing w:val="29"/>
          <w:sz w:val="20"/>
          <w:szCs w:val="20"/>
        </w:rPr>
        <w:t xml:space="preserve"> </w:t>
      </w:r>
      <w:r w:rsidRPr="00ED3E27">
        <w:rPr>
          <w:sz w:val="20"/>
          <w:szCs w:val="20"/>
        </w:rPr>
        <w:t>The data</w:t>
      </w:r>
      <w:r w:rsidRPr="00ED3E27">
        <w:rPr>
          <w:spacing w:val="-1"/>
          <w:sz w:val="20"/>
          <w:szCs w:val="20"/>
        </w:rPr>
        <w:t xml:space="preserve"> </w:t>
      </w:r>
      <w:r w:rsidRPr="00ED3E27">
        <w:rPr>
          <w:sz w:val="20"/>
          <w:szCs w:val="20"/>
        </w:rPr>
        <w:t>sample, consisting</w:t>
      </w:r>
      <w:r w:rsidRPr="00ED3E27">
        <w:rPr>
          <w:spacing w:val="-1"/>
          <w:sz w:val="20"/>
          <w:szCs w:val="20"/>
        </w:rPr>
        <w:t xml:space="preserve"> </w:t>
      </w:r>
      <w:r w:rsidRPr="00ED3E27">
        <w:rPr>
          <w:sz w:val="20"/>
          <w:szCs w:val="20"/>
        </w:rPr>
        <w:t>of the number</w:t>
      </w:r>
      <w:r w:rsidRPr="00ED3E27">
        <w:rPr>
          <w:spacing w:val="-8"/>
          <w:sz w:val="20"/>
          <w:szCs w:val="20"/>
        </w:rPr>
        <w:t xml:space="preserve"> </w:t>
      </w:r>
      <w:r w:rsidRPr="00ED3E27">
        <w:rPr>
          <w:sz w:val="20"/>
          <w:szCs w:val="20"/>
        </w:rPr>
        <w:t>of</w:t>
      </w:r>
      <w:r w:rsidRPr="00ED3E27">
        <w:rPr>
          <w:spacing w:val="-7"/>
          <w:sz w:val="20"/>
          <w:szCs w:val="20"/>
        </w:rPr>
        <w:t xml:space="preserve"> </w:t>
      </w:r>
      <w:r w:rsidRPr="00ED3E27">
        <w:rPr>
          <w:sz w:val="20"/>
          <w:szCs w:val="20"/>
        </w:rPr>
        <w:t>loan</w:t>
      </w:r>
      <w:r w:rsidRPr="00ED3E27">
        <w:rPr>
          <w:spacing w:val="-7"/>
          <w:sz w:val="20"/>
          <w:szCs w:val="20"/>
        </w:rPr>
        <w:t xml:space="preserve"> </w:t>
      </w:r>
      <w:r w:rsidRPr="00ED3E27">
        <w:rPr>
          <w:sz w:val="20"/>
          <w:szCs w:val="20"/>
        </w:rPr>
        <w:t>applications,</w:t>
      </w:r>
      <w:r w:rsidRPr="00ED3E27">
        <w:rPr>
          <w:spacing w:val="-8"/>
          <w:sz w:val="20"/>
          <w:szCs w:val="20"/>
        </w:rPr>
        <w:t xml:space="preserve"> </w:t>
      </w:r>
      <w:r w:rsidRPr="00ED3E27">
        <w:rPr>
          <w:sz w:val="20"/>
          <w:szCs w:val="20"/>
        </w:rPr>
        <w:t>has</w:t>
      </w:r>
      <w:r w:rsidRPr="00ED3E27">
        <w:rPr>
          <w:spacing w:val="-7"/>
          <w:sz w:val="20"/>
          <w:szCs w:val="20"/>
        </w:rPr>
        <w:t xml:space="preserve"> </w:t>
      </w:r>
      <w:r w:rsidRPr="00ED3E27">
        <w:rPr>
          <w:sz w:val="20"/>
          <w:szCs w:val="20"/>
        </w:rPr>
        <w:t>1,999,145</w:t>
      </w:r>
      <w:r w:rsidRPr="00ED3E27">
        <w:rPr>
          <w:spacing w:val="-7"/>
          <w:sz w:val="20"/>
          <w:szCs w:val="20"/>
        </w:rPr>
        <w:t xml:space="preserve"> </w:t>
      </w:r>
      <w:r w:rsidRPr="00ED3E27">
        <w:rPr>
          <w:sz w:val="20"/>
          <w:szCs w:val="20"/>
        </w:rPr>
        <w:t>observations.</w:t>
      </w:r>
    </w:p>
    <w:p w14:paraId="703A8787" w14:textId="77777777" w:rsidR="00ED3E27" w:rsidRDefault="00ED3E27" w:rsidP="00F74875"/>
    <w:p w14:paraId="5D4C27AD" w14:textId="59B929B3" w:rsidR="00D545C8" w:rsidRPr="00DB48A0" w:rsidRDefault="00D545C8" w:rsidP="00F74875">
      <w:pPr>
        <w:rPr>
          <w:b/>
          <w:bCs/>
        </w:rPr>
      </w:pPr>
      <w:r w:rsidRPr="00DB48A0">
        <w:rPr>
          <w:b/>
          <w:bCs/>
        </w:rPr>
        <w:t>3.2 Logistic Regression Analysis using</w:t>
      </w:r>
      <w:r w:rsidR="00DB48A0">
        <w:rPr>
          <w:b/>
          <w:bCs/>
        </w:rPr>
        <w:t xml:space="preserve"> </w:t>
      </w:r>
      <m:oMath>
        <m:sSub>
          <m:sSubPr>
            <m:ctrlPr>
              <w:rPr>
                <w:rFonts w:ascii="Cambria Math" w:hAnsi="Cambria Math"/>
                <w:b/>
                <w:bCs/>
                <w:i/>
              </w:rPr>
            </m:ctrlPr>
          </m:sSubPr>
          <m:e>
            <m:r>
              <m:rPr>
                <m:sty m:val="b"/>
              </m:rPr>
              <w:rPr>
                <w:rFonts w:ascii="Cambria Math" w:hAnsi="Cambria Math"/>
              </w:rPr>
              <m:t>l</m:t>
            </m:r>
          </m:e>
          <m:sub>
            <m:r>
              <m:rPr>
                <m:sty m:val="bi"/>
              </m:rPr>
              <w:rPr>
                <w:rFonts w:ascii="Cambria Math" w:hAnsi="Cambria Math"/>
              </w:rPr>
              <m:t>1</m:t>
            </m:r>
          </m:sub>
        </m:sSub>
      </m:oMath>
      <w:r w:rsidRPr="00DB48A0">
        <w:rPr>
          <w:b/>
          <w:bCs/>
        </w:rPr>
        <w:t>Regularization</w:t>
      </w:r>
    </w:p>
    <w:p w14:paraId="43E1B7F6" w14:textId="6B66E92E" w:rsidR="00216D45" w:rsidRPr="00216D45" w:rsidRDefault="00D545C8" w:rsidP="00216D45">
      <w:r>
        <w:t>To understand the impact of credit risk factors on mortgage approval</w:t>
      </w:r>
      <w:r w:rsidR="00DB48A0">
        <w:t>/</w:t>
      </w:r>
      <w:r>
        <w:t xml:space="preserve">denial rates, we employed a penalized binomial logistic regression (with Least Absolute Shrinkage and Selection Operator (LASSO) regularization for feature selection (Vasquez et al., 2016). </w:t>
      </w:r>
      <w:r w:rsidR="00216D45" w:rsidRPr="00216D45">
        <w:t xml:space="preserve">Let </w:t>
      </w:r>
      <m:oMath>
        <m:sSub>
          <m:sSubPr>
            <m:ctrlPr>
              <w:ins w:id="0" w:author="Victoria Kwamboka" w:date="2026-02-26T08:34:00Z">
                <w:rPr>
                  <w:rFonts w:ascii="Cambria Math" w:hAnsi="Cambria Math"/>
                </w:rPr>
              </w:ins>
            </m:ctrlPr>
          </m:sSubPr>
          <m:e>
            <m:r>
              <w:rPr>
                <w:rFonts w:ascii="Cambria Math" w:hAnsi="Cambria Math"/>
              </w:rPr>
              <m:t>Y</m:t>
            </m:r>
          </m:e>
          <m:sub>
            <m:r>
              <w:rPr>
                <w:rFonts w:ascii="Cambria Math" w:hAnsi="Cambria Math"/>
              </w:rPr>
              <m:t>1</m:t>
            </m:r>
          </m:sub>
        </m:sSub>
        <m:r>
          <w:rPr>
            <w:rFonts w:ascii="Cambria Math" w:hAnsi="Cambria Math"/>
          </w:rPr>
          <m:t>,…,</m:t>
        </m:r>
        <m:sSub>
          <m:sSubPr>
            <m:ctrlPr>
              <w:ins w:id="1" w:author="Victoria Kwamboka" w:date="2026-02-26T08:34:00Z">
                <w:rPr>
                  <w:rFonts w:ascii="Cambria Math" w:hAnsi="Cambria Math"/>
                </w:rPr>
              </w:ins>
            </m:ctrlPr>
          </m:sSubPr>
          <m:e>
            <m:r>
              <w:rPr>
                <w:rFonts w:ascii="Cambria Math" w:hAnsi="Cambria Math"/>
              </w:rPr>
              <m:t>Y</m:t>
            </m:r>
          </m:e>
          <m:sub>
            <m:r>
              <w:rPr>
                <w:rFonts w:ascii="Cambria Math" w:hAnsi="Cambria Math"/>
              </w:rPr>
              <m:t>n</m:t>
            </m:r>
          </m:sub>
        </m:sSub>
      </m:oMath>
      <w:r w:rsidR="00216D45" w:rsidRPr="00216D45">
        <w:t xml:space="preserve"> denote the binary response, where </w:t>
      </w:r>
      <m:oMath>
        <m:sSub>
          <m:sSubPr>
            <m:ctrlPr>
              <w:ins w:id="2" w:author="Victoria Kwamboka" w:date="2026-02-26T08:34:00Z">
                <w:rPr>
                  <w:rFonts w:ascii="Cambria Math" w:hAnsi="Cambria Math"/>
                </w:rPr>
              </w:ins>
            </m:ctrlPr>
          </m:sSubPr>
          <m:e>
            <m:r>
              <w:rPr>
                <w:rFonts w:ascii="Cambria Math" w:hAnsi="Cambria Math"/>
              </w:rPr>
              <m:t>Y</m:t>
            </m:r>
          </m:e>
          <m:sub>
            <m:r>
              <w:rPr>
                <w:rFonts w:ascii="Cambria Math" w:hAnsi="Cambria Math"/>
              </w:rPr>
              <m:t>i</m:t>
            </m:r>
          </m:sub>
        </m:sSub>
        <m:r>
          <w:rPr>
            <w:rFonts w:ascii="Cambria Math" w:hAnsi="Cambria Math"/>
          </w:rPr>
          <m:t>=1</m:t>
        </m:r>
      </m:oMath>
      <w:r w:rsidR="00216D45" w:rsidRPr="00216D45">
        <w:t xml:space="preserve"> indicates a denied application and </w:t>
      </w:r>
      <m:oMath>
        <m:sSub>
          <m:sSubPr>
            <m:ctrlPr>
              <w:ins w:id="3" w:author="Victoria Kwamboka" w:date="2026-02-26T08:34:00Z">
                <w:rPr>
                  <w:rFonts w:ascii="Cambria Math" w:hAnsi="Cambria Math"/>
                </w:rPr>
              </w:ins>
            </m:ctrlPr>
          </m:sSubPr>
          <m:e>
            <m:r>
              <w:rPr>
                <w:rFonts w:ascii="Cambria Math" w:hAnsi="Cambria Math"/>
              </w:rPr>
              <m:t>Y</m:t>
            </m:r>
          </m:e>
          <m:sub>
            <m:r>
              <w:rPr>
                <w:rFonts w:ascii="Cambria Math" w:hAnsi="Cambria Math"/>
              </w:rPr>
              <m:t>i</m:t>
            </m:r>
          </m:sub>
        </m:sSub>
        <m:r>
          <w:rPr>
            <w:rFonts w:ascii="Cambria Math" w:hAnsi="Cambria Math"/>
          </w:rPr>
          <m:t>=0</m:t>
        </m:r>
      </m:oMath>
      <w:r w:rsidR="00216D45" w:rsidRPr="00216D45">
        <w:t xml:space="preserve"> indicates approval, and let </w:t>
      </w:r>
      <m:oMath>
        <m:sSub>
          <m:sSubPr>
            <m:ctrlPr>
              <w:ins w:id="4" w:author="Victoria Kwamboka" w:date="2026-02-26T08:34:00Z">
                <w:rPr>
                  <w:rFonts w:ascii="Cambria Math" w:hAnsi="Cambria Math"/>
                </w:rPr>
              </w:ins>
            </m:ctrlPr>
          </m:sSubPr>
          <m:e>
            <m:r>
              <m:rPr>
                <m:sty m:val="b"/>
              </m:rP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sSub>
              <m:sSubPr>
                <m:ctrlPr>
                  <w:ins w:id="5" w:author="Victoria Kwamboka" w:date="2026-02-26T08:34:00Z">
                    <w:rPr>
                      <w:rFonts w:ascii="Cambria Math" w:hAnsi="Cambria Math"/>
                    </w:rPr>
                  </w:ins>
                </m:ctrlPr>
              </m:sSubPr>
              <m:e>
                <m:r>
                  <w:rPr>
                    <w:rFonts w:ascii="Cambria Math" w:hAnsi="Cambria Math"/>
                  </w:rPr>
                  <m:t>x</m:t>
                </m:r>
              </m:e>
              <m:sub>
                <m:r>
                  <w:rPr>
                    <w:rFonts w:ascii="Cambria Math" w:hAnsi="Cambria Math"/>
                  </w:rPr>
                  <m:t>i1</m:t>
                </m:r>
              </m:sub>
            </m:sSub>
            <m:r>
              <w:rPr>
                <w:rFonts w:ascii="Cambria Math" w:hAnsi="Cambria Math"/>
              </w:rPr>
              <m:t>,…,</m:t>
            </m:r>
            <m:sSub>
              <m:sSubPr>
                <m:ctrlPr>
                  <w:ins w:id="6" w:author="Victoria Kwamboka" w:date="2026-02-26T08:34:00Z">
                    <w:rPr>
                      <w:rFonts w:ascii="Cambria Math" w:hAnsi="Cambria Math"/>
                    </w:rPr>
                  </w:ins>
                </m:ctrlPr>
              </m:sSubPr>
              <m:e>
                <m:r>
                  <w:rPr>
                    <w:rFonts w:ascii="Cambria Math" w:hAnsi="Cambria Math"/>
                  </w:rPr>
                  <m:t>x</m:t>
                </m:r>
              </m:e>
              <m:sub>
                <m:r>
                  <w:rPr>
                    <w:rFonts w:ascii="Cambria Math" w:hAnsi="Cambria Math"/>
                  </w:rPr>
                  <m:t>ip</m:t>
                </m:r>
              </m:sub>
            </m:sSub>
          </m:e>
        </m:d>
      </m:oMath>
      <w:r w:rsidR="00216D45" w:rsidRPr="00216D45">
        <w:t xml:space="preserve"> be the predictors for applicant </w:t>
      </w:r>
      <m:oMath>
        <m:r>
          <w:rPr>
            <w:rFonts w:ascii="Cambria Math" w:hAnsi="Cambria Math"/>
          </w:rPr>
          <m:t>i</m:t>
        </m:r>
      </m:oMath>
      <w:r w:rsidR="00216D45" w:rsidRPr="00216D45">
        <w:t>. For logistic regression, the conditional mean satisfies</w:t>
      </w:r>
    </w:p>
    <w:p w14:paraId="455B3979" w14:textId="0B58405D" w:rsidR="00216D45" w:rsidRPr="00216D45" w:rsidRDefault="00DB48A0" w:rsidP="00216D45">
      <w:proofErr w:type="spellStart"/>
      <m:oMathPara>
        <m:oMathParaPr>
          <m:jc m:val="center"/>
        </m:oMathParaPr>
        <m:oMath>
          <m:r>
            <m:rPr>
              <m:nor/>
            </m:rPr>
            <m:t>Pr</m:t>
          </m:r>
          <w:proofErr w:type="spellEnd"/>
          <m:d>
            <m:dPr>
              <m:sepChr m:val="∣"/>
              <m:ctrlPr>
                <w:rPr>
                  <w:rFonts w:ascii="Cambria Math" w:hAnsi="Cambria Math"/>
                  <w:i/>
                </w:rPr>
              </m:ctrlPr>
            </m:dPr>
            <m:e>
              <m:sSub>
                <m:sSubPr>
                  <m:ctrlPr>
                    <w:ins w:id="7" w:author="Victoria Kwamboka" w:date="2026-02-26T08:34:00Z">
                      <w:rPr>
                        <w:rFonts w:ascii="Cambria Math" w:hAnsi="Cambria Math"/>
                      </w:rPr>
                    </w:ins>
                  </m:ctrlPr>
                </m:sSubPr>
                <m:e>
                  <m:r>
                    <w:rPr>
                      <w:rFonts w:ascii="Cambria Math" w:hAnsi="Cambria Math"/>
                    </w:rPr>
                    <m:t>Y</m:t>
                  </m:r>
                </m:e>
                <m:sub>
                  <m:r>
                    <w:rPr>
                      <w:rFonts w:ascii="Cambria Math" w:hAnsi="Cambria Math"/>
                    </w:rPr>
                    <m:t>i</m:t>
                  </m:r>
                </m:sub>
              </m:sSub>
              <m:r>
                <w:rPr>
                  <w:rFonts w:ascii="Cambria Math" w:hAnsi="Cambria Math"/>
                </w:rPr>
                <m:t>=1</m:t>
              </m:r>
            </m:e>
            <m:e>
              <m:sSub>
                <m:sSubPr>
                  <m:ctrlPr>
                    <w:ins w:id="8" w:author="Victoria Kwamboka" w:date="2026-02-26T08:34:00Z">
                      <w:rPr>
                        <w:rFonts w:ascii="Cambria Math" w:hAnsi="Cambria Math"/>
                      </w:rPr>
                    </w:ins>
                  </m:ctrlPr>
                </m:sSubPr>
                <m:e>
                  <m:r>
                    <m:rPr>
                      <m:sty m:val="b"/>
                    </m:rPr>
                    <w:rPr>
                      <w:rFonts w:ascii="Cambria Math" w:hAnsi="Cambria Math"/>
                    </w:rPr>
                    <m:t>x</m:t>
                  </m:r>
                </m:e>
                <m:sub>
                  <m:r>
                    <w:rPr>
                      <w:rFonts w:ascii="Cambria Math" w:hAnsi="Cambria Math"/>
                    </w:rPr>
                    <m:t>i</m:t>
                  </m:r>
                </m:sub>
              </m:sSub>
            </m:e>
          </m:d>
          <m:r>
            <w:rPr>
              <w:rFonts w:ascii="Cambria Math" w:hAnsi="Cambria Math"/>
            </w:rPr>
            <m:t>=</m:t>
          </m:r>
          <m:sSub>
            <m:sSubPr>
              <m:ctrlPr>
                <w:ins w:id="9" w:author="Victoria Kwamboka" w:date="2026-02-26T08:34:00Z">
                  <w:rPr>
                    <w:rFonts w:ascii="Cambria Math" w:hAnsi="Cambria Math"/>
                  </w:rPr>
                </w:ins>
              </m:ctrlPr>
            </m:sSubPr>
            <m:e>
              <m:r>
                <w:rPr>
                  <w:rFonts w:ascii="Cambria Math" w:hAnsi="Cambria Math"/>
                </w:rPr>
                <m:t>π</m:t>
              </m:r>
            </m:e>
            <m:sub>
              <m:r>
                <w:rPr>
                  <w:rFonts w:ascii="Cambria Math" w:hAnsi="Cambria Math"/>
                </w:rPr>
                <m:t>i</m:t>
              </m:r>
            </m:sub>
          </m:sSub>
          <m:r>
            <w:rPr>
              <w:rFonts w:ascii="Cambria Math" w:hAnsi="Cambria Math"/>
            </w:rPr>
            <m:t>,  </m:t>
          </m:r>
          <m:r>
            <m:rPr>
              <m:nor/>
            </m:rPr>
            <m:t>where log</m:t>
          </m:r>
          <m:d>
            <m:dPr>
              <m:ctrlPr>
                <w:ins w:id="10" w:author="Victoria Kwamboka" w:date="2026-02-26T08:34:00Z">
                  <w:rPr>
                    <w:rFonts w:ascii="Cambria Math" w:hAnsi="Cambria Math"/>
                  </w:rPr>
                </w:ins>
              </m:ctrlPr>
            </m:dPr>
            <m:e>
              <m:f>
                <m:fPr>
                  <m:ctrlPr>
                    <w:ins w:id="11" w:author="Victoria Kwamboka" w:date="2026-02-26T08:34:00Z">
                      <w:rPr>
                        <w:rFonts w:ascii="Cambria Math" w:hAnsi="Cambria Math"/>
                      </w:rPr>
                    </w:ins>
                  </m:ctrlPr>
                </m:fPr>
                <m:num>
                  <m:sSub>
                    <m:sSubPr>
                      <m:ctrlPr>
                        <w:ins w:id="12" w:author="Victoria Kwamboka" w:date="2026-02-26T08:34:00Z">
                          <w:rPr>
                            <w:rFonts w:ascii="Cambria Math" w:hAnsi="Cambria Math"/>
                          </w:rPr>
                        </w:ins>
                      </m:ctrlPr>
                    </m:sSubPr>
                    <m:e>
                      <m:r>
                        <w:rPr>
                          <w:rFonts w:ascii="Cambria Math" w:hAnsi="Cambria Math"/>
                        </w:rPr>
                        <m:t>π</m:t>
                      </m:r>
                    </m:e>
                    <m:sub>
                      <m:r>
                        <w:rPr>
                          <w:rFonts w:ascii="Cambria Math" w:hAnsi="Cambria Math"/>
                        </w:rPr>
                        <m:t>i</m:t>
                      </m:r>
                    </m:sub>
                  </m:sSub>
                </m:num>
                <m:den>
                  <m:r>
                    <w:rPr>
                      <w:rFonts w:ascii="Cambria Math" w:hAnsi="Cambria Math"/>
                    </w:rPr>
                    <m:t>1-</m:t>
                  </m:r>
                  <m:sSub>
                    <m:sSubPr>
                      <m:ctrlPr>
                        <w:ins w:id="13" w:author="Victoria Kwamboka" w:date="2026-02-26T08:34:00Z">
                          <w:rPr>
                            <w:rFonts w:ascii="Cambria Math" w:hAnsi="Cambria Math"/>
                          </w:rPr>
                        </w:ins>
                      </m:ctrlPr>
                    </m:sSubPr>
                    <m:e>
                      <m:r>
                        <w:rPr>
                          <w:rFonts w:ascii="Cambria Math" w:hAnsi="Cambria Math"/>
                        </w:rPr>
                        <m:t>π</m:t>
                      </m:r>
                    </m:e>
                    <m:sub>
                      <m:r>
                        <w:rPr>
                          <w:rFonts w:ascii="Cambria Math" w:hAnsi="Cambria Math"/>
                        </w:rPr>
                        <m:t>i</m:t>
                      </m:r>
                    </m:sub>
                  </m:sSub>
                </m:den>
              </m:f>
            </m:e>
          </m:d>
          <m:r>
            <w:rPr>
              <w:rFonts w:ascii="Cambria Math" w:hAnsi="Cambria Math"/>
            </w:rPr>
            <m:t>=</m:t>
          </m:r>
          <m:sSub>
            <m:sSubPr>
              <m:ctrlPr>
                <w:ins w:id="14" w:author="Victoria Kwamboka" w:date="2026-02-26T08:34:00Z">
                  <w:rPr>
                    <w:rFonts w:ascii="Cambria Math" w:hAnsi="Cambria Math"/>
                  </w:rPr>
                </w:ins>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ins w:id="15" w:author="Victoria Kwamboka" w:date="2026-02-26T08:34:00Z">
                  <w:rPr>
                    <w:rFonts w:ascii="Cambria Math" w:hAnsi="Cambria Math"/>
                  </w:rPr>
                </w:ins>
              </m:ctrlPr>
            </m:naryPr>
            <m:sub>
              <m:r>
                <w:rPr>
                  <w:rFonts w:ascii="Cambria Math" w:hAnsi="Cambria Math"/>
                </w:rPr>
                <m:t>j=1</m:t>
              </m:r>
            </m:sub>
            <m:sup>
              <m:r>
                <w:rPr>
                  <w:rFonts w:ascii="Cambria Math" w:hAnsi="Cambria Math"/>
                </w:rPr>
                <m:t>p</m:t>
              </m:r>
            </m:sup>
            <m:e>
              <m:sSub>
                <m:sSubPr>
                  <m:ctrlPr>
                    <w:ins w:id="16" w:author="Victoria Kwamboka" w:date="2026-02-26T08:34:00Z">
                      <w:rPr>
                        <w:rFonts w:ascii="Cambria Math" w:hAnsi="Cambria Math"/>
                      </w:rPr>
                    </w:ins>
                  </m:ctrlPr>
                </m:sSubPr>
                <m:e>
                  <m:r>
                    <w:rPr>
                      <w:rFonts w:ascii="Cambria Math" w:hAnsi="Cambria Math"/>
                    </w:rPr>
                    <m:t>β</m:t>
                  </m:r>
                </m:e>
                <m:sub>
                  <m:r>
                    <w:rPr>
                      <w:rFonts w:ascii="Cambria Math" w:hAnsi="Cambria Math"/>
                    </w:rPr>
                    <m:t>j</m:t>
                  </m:r>
                </m:sub>
              </m:sSub>
            </m:e>
          </m:nary>
          <m:sSub>
            <m:sSubPr>
              <m:ctrlPr>
                <w:ins w:id="17" w:author="Victoria Kwamboka" w:date="2026-02-26T08:34:00Z">
                  <w:rPr>
                    <w:rFonts w:ascii="Cambria Math" w:hAnsi="Cambria Math"/>
                  </w:rPr>
                </w:ins>
              </m:ctrlPr>
            </m:sSubPr>
            <m:e>
              <m:r>
                <w:rPr>
                  <w:rFonts w:ascii="Cambria Math" w:hAnsi="Cambria Math"/>
                </w:rPr>
                <m:t>x</m:t>
              </m:r>
            </m:e>
            <m:sub>
              <m:r>
                <w:rPr>
                  <w:rFonts w:ascii="Cambria Math" w:hAnsi="Cambria Math"/>
                </w:rPr>
                <m:t>ij</m:t>
              </m:r>
            </m:sub>
          </m:sSub>
          <m:r>
            <w:rPr>
              <w:rFonts w:ascii="Cambria Math" w:hAnsi="Cambria Math"/>
            </w:rPr>
            <m:t>.</m:t>
          </m:r>
        </m:oMath>
      </m:oMathPara>
    </w:p>
    <w:p w14:paraId="57B8C061" w14:textId="34586797" w:rsidR="00216D45" w:rsidRPr="00216D45" w:rsidRDefault="00216D45" w:rsidP="00216D45">
      <w:r w:rsidRPr="00216D45">
        <w:t xml:space="preserve">The LASSO estimator is obtained by minimizing the negative log-likelihood with an </w:t>
      </w:r>
      <m:oMath>
        <m:sSub>
          <m:sSubPr>
            <m:ctrlPr>
              <w:ins w:id="18" w:author="Victoria Kwamboka" w:date="2026-02-26T08:34:00Z">
                <w:rPr>
                  <w:rFonts w:ascii="Cambria Math" w:hAnsi="Cambria Math"/>
                </w:rPr>
              </w:ins>
            </m:ctrlPr>
          </m:sSubPr>
          <m:e>
            <m:r>
              <m:rPr>
                <m:scr m:val="script"/>
              </m:rPr>
              <w:rPr>
                <w:rFonts w:ascii="Cambria Math" w:hAnsi="Cambria Math"/>
              </w:rPr>
              <m:t>l</m:t>
            </m:r>
          </m:e>
          <m:sub>
            <m:r>
              <w:rPr>
                <w:rFonts w:ascii="Cambria Math" w:hAnsi="Cambria Math"/>
              </w:rPr>
              <m:t>1</m:t>
            </m:r>
          </m:sub>
        </m:sSub>
      </m:oMath>
      <w:r w:rsidRPr="00216D45">
        <w:t xml:space="preserve"> penalty:</w:t>
      </w:r>
    </w:p>
    <w:p w14:paraId="65B938E1" w14:textId="112DE87C" w:rsidR="00216D45" w:rsidRPr="00216D45" w:rsidRDefault="00000000" w:rsidP="00216D45">
      <m:oMathPara>
        <m:oMathParaPr>
          <m:jc m:val="center"/>
        </m:oMathParaPr>
        <m:oMath>
          <m:sSup>
            <m:sSupPr>
              <m:ctrlPr>
                <w:ins w:id="19" w:author="Victoria Kwamboka" w:date="2026-02-26T08:34:00Z">
                  <w:rPr>
                    <w:rFonts w:ascii="Cambria Math" w:hAnsi="Cambria Math"/>
                    <w:color w:val="000000" w:themeColor="text1"/>
                  </w:rPr>
                </w:ins>
              </m:ctrlPr>
            </m:sSupPr>
            <m:e>
              <m:acc>
                <m:accPr>
                  <m:ctrlPr>
                    <w:ins w:id="20" w:author="Victoria Kwamboka" w:date="2026-02-26T08:34:00Z">
                      <w:rPr>
                        <w:rFonts w:ascii="Cambria Math" w:hAnsi="Cambria Math"/>
                        <w:color w:val="000000" w:themeColor="text1"/>
                      </w:rPr>
                    </w:ins>
                  </m:ctrlPr>
                </m:accPr>
                <m:e>
                  <m:r>
                    <m:rPr>
                      <m:sty m:val="b"/>
                    </m:rPr>
                    <w:rPr>
                      <w:rFonts w:ascii="Cambria Math" w:hAnsi="Cambria Math"/>
                      <w:color w:val="000000" w:themeColor="text1"/>
                    </w:rPr>
                    <m:t>β</m:t>
                  </m:r>
                </m:e>
              </m:acc>
            </m:e>
            <m:sup>
              <m:r>
                <m:rPr>
                  <m:sty m:val="p"/>
                </m:rPr>
                <w:rPr>
                  <w:rFonts w:ascii="Cambria Math" w:hAnsi="Cambria Math"/>
                  <w:color w:val="000000" w:themeColor="text1"/>
                </w:rPr>
                <m:t>lasso</m:t>
              </m:r>
            </m:sup>
          </m:sSup>
          <m:r>
            <w:rPr>
              <w:rFonts w:ascii="Cambria Math" w:hAnsi="Cambria Math"/>
              <w:color w:val="000000" w:themeColor="text1"/>
            </w:rPr>
            <m:t>=</m:t>
          </m:r>
          <m:r>
            <m:rPr>
              <m:nor/>
            </m:rPr>
            <w:rPr>
              <w:color w:val="000000" w:themeColor="text1"/>
            </w:rPr>
            <m:t>arg</m:t>
          </m:r>
          <m:limLow>
            <m:limLowPr>
              <m:ctrlPr>
                <w:ins w:id="21" w:author="Victoria Kwamboka" w:date="2026-02-26T08:34:00Z">
                  <w:rPr>
                    <w:rFonts w:ascii="Cambria Math" w:hAnsi="Cambria Math"/>
                    <w:color w:val="000000" w:themeColor="text1"/>
                  </w:rPr>
                </w:ins>
              </m:ctrlPr>
            </m:limLowPr>
            <m:e>
              <m:r>
                <m:rPr>
                  <m:nor/>
                </m:rPr>
                <w:rPr>
                  <w:color w:val="000000" w:themeColor="text1"/>
                </w:rPr>
                <m:t>min</m:t>
              </m:r>
            </m:e>
            <m:lim>
              <m:r>
                <m:rPr>
                  <m:sty m:val="b"/>
                </m:rPr>
                <w:rPr>
                  <w:rFonts w:ascii="Cambria Math" w:hAnsi="Cambria Math"/>
                  <w:color w:val="000000" w:themeColor="text1"/>
                </w:rPr>
                <m:t>β</m:t>
              </m:r>
            </m:lim>
          </m:limLow>
          <m:d>
            <m:dPr>
              <m:begChr m:val="{"/>
              <m:endChr m:val="}"/>
              <m:ctrlPr>
                <w:ins w:id="22" w:author="Victoria Kwamboka" w:date="2026-02-26T08:34:00Z">
                  <w:rPr>
                    <w:rFonts w:ascii="Cambria Math" w:hAnsi="Cambria Math"/>
                    <w:color w:val="000000" w:themeColor="text1"/>
                  </w:rPr>
                </w:ins>
              </m:ctrlPr>
            </m:dPr>
            <m:e>
              <m:r>
                <w:rPr>
                  <w:rFonts w:ascii="Cambria Math" w:hAnsi="Cambria Math"/>
                  <w:color w:val="000000" w:themeColor="text1"/>
                </w:rPr>
                <m:t>-</m:t>
              </m:r>
              <m:f>
                <m:fPr>
                  <m:ctrlPr>
                    <w:ins w:id="23" w:author="Victoria Kwamboka" w:date="2026-02-26T08:34:00Z">
                      <w:rPr>
                        <w:rFonts w:ascii="Cambria Math" w:hAnsi="Cambria Math"/>
                        <w:color w:val="000000" w:themeColor="text1"/>
                      </w:rPr>
                    </w:ins>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ins w:id="24" w:author="Victoria Kwamboka" w:date="2026-02-26T08:34:00Z">
                      <w:rPr>
                        <w:rFonts w:ascii="Cambria Math" w:hAnsi="Cambria Math"/>
                        <w:color w:val="000000" w:themeColor="text1"/>
                      </w:rPr>
                    </w:ins>
                  </m:ctrlPr>
                </m:naryPr>
                <m:sub>
                  <m:r>
                    <w:rPr>
                      <w:rFonts w:ascii="Cambria Math" w:hAnsi="Cambria Math"/>
                      <w:color w:val="000000" w:themeColor="text1"/>
                    </w:rPr>
                    <m:t>i</m:t>
                  </m:r>
                  <m:r>
                    <w:rPr>
                      <w:rFonts w:ascii="Cambria Math" w:hAnsi="Cambria Math"/>
                      <w:color w:val="000000" w:themeColor="text1"/>
                    </w:rPr>
                    <m:t>=1</m:t>
                  </m:r>
                </m:sub>
                <m:sup>
                  <m:r>
                    <w:rPr>
                      <w:rFonts w:ascii="Cambria Math" w:hAnsi="Cambria Math"/>
                      <w:color w:val="000000" w:themeColor="text1"/>
                    </w:rPr>
                    <m:t>n</m:t>
                  </m:r>
                </m:sup>
                <m:e>
                  <m:d>
                    <m:dPr>
                      <m:begChr m:val="["/>
                      <m:endChr m:val="]"/>
                      <m:ctrlPr>
                        <w:ins w:id="25" w:author="Victoria Kwamboka" w:date="2026-02-26T08:34:00Z">
                          <w:rPr>
                            <w:rFonts w:ascii="Cambria Math" w:hAnsi="Cambria Math"/>
                            <w:color w:val="000000" w:themeColor="text1"/>
                          </w:rPr>
                        </w:ins>
                      </m:ctrlPr>
                    </m:dPr>
                    <m:e>
                      <m:sSub>
                        <m:sSubPr>
                          <m:ctrlPr>
                            <w:ins w:id="26" w:author="Victoria Kwamboka" w:date="2026-02-26T08:34:00Z">
                              <w:rPr>
                                <w:rFonts w:ascii="Cambria Math" w:hAnsi="Cambria Math"/>
                                <w:color w:val="000000" w:themeColor="text1"/>
                              </w:rPr>
                            </w:ins>
                          </m:ctrlPr>
                        </m:sSubPr>
                        <m:e>
                          <m:r>
                            <w:rPr>
                              <w:rFonts w:ascii="Cambria Math" w:hAnsi="Cambria Math"/>
                              <w:color w:val="000000" w:themeColor="text1"/>
                            </w:rPr>
                            <m:t>y</m:t>
                          </m:r>
                        </m:e>
                        <m:sub>
                          <m:r>
                            <w:rPr>
                              <w:rFonts w:ascii="Cambria Math" w:hAnsi="Cambria Math"/>
                              <w:color w:val="000000" w:themeColor="text1"/>
                            </w:rPr>
                            <m:t>i</m:t>
                          </m:r>
                        </m:sub>
                      </m:sSub>
                      <m:r>
                        <m:rPr>
                          <m:nor/>
                        </m:rPr>
                        <w:rPr>
                          <w:color w:val="000000" w:themeColor="text1"/>
                        </w:rPr>
                        <m:t>log</m:t>
                      </m:r>
                      <m:d>
                        <m:dPr>
                          <m:ctrlPr>
                            <w:rPr>
                              <w:rFonts w:ascii="Cambria Math" w:hAnsi="Cambria Math"/>
                              <w:i/>
                              <w:color w:val="000000" w:themeColor="text1"/>
                            </w:rPr>
                          </m:ctrlPr>
                        </m:dPr>
                        <m:e>
                          <m:sSub>
                            <m:sSubPr>
                              <m:ctrlPr>
                                <w:ins w:id="27" w:author="Victoria Kwamboka" w:date="2026-02-26T08:34:00Z">
                                  <w:rPr>
                                    <w:rFonts w:ascii="Cambria Math" w:hAnsi="Cambria Math"/>
                                    <w:color w:val="000000" w:themeColor="text1"/>
                                  </w:rPr>
                                </w:ins>
                              </m:ctrlPr>
                            </m:sSubPr>
                            <m:e>
                              <m:r>
                                <w:rPr>
                                  <w:rFonts w:ascii="Cambria Math" w:hAnsi="Cambria Math"/>
                                  <w:color w:val="000000" w:themeColor="text1"/>
                                </w:rPr>
                                <m:t>π</m:t>
                              </m:r>
                            </m:e>
                            <m:sub>
                              <m:r>
                                <w:rPr>
                                  <w:rFonts w:ascii="Cambria Math" w:hAnsi="Cambria Math"/>
                                  <w:color w:val="000000" w:themeColor="text1"/>
                                </w:rPr>
                                <m:t>i</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sSub>
                            <m:sSubPr>
                              <m:ctrlPr>
                                <w:ins w:id="28" w:author="Victoria Kwamboka" w:date="2026-02-26T08:34:00Z">
                                  <w:rPr>
                                    <w:rFonts w:ascii="Cambria Math" w:hAnsi="Cambria Math"/>
                                    <w:color w:val="000000" w:themeColor="text1"/>
                                  </w:rPr>
                                </w:ins>
                              </m:ctrlPr>
                            </m:sSubPr>
                            <m:e>
                              <m:r>
                                <w:rPr>
                                  <w:rFonts w:ascii="Cambria Math" w:hAnsi="Cambria Math"/>
                                  <w:color w:val="000000" w:themeColor="text1"/>
                                </w:rPr>
                                <m:t>y</m:t>
                              </m:r>
                            </m:e>
                            <m:sub>
                              <m:r>
                                <w:rPr>
                                  <w:rFonts w:ascii="Cambria Math" w:hAnsi="Cambria Math"/>
                                  <w:color w:val="000000" w:themeColor="text1"/>
                                </w:rPr>
                                <m:t>i</m:t>
                              </m:r>
                            </m:sub>
                          </m:sSub>
                        </m:e>
                      </m:d>
                      <m:r>
                        <m:rPr>
                          <m:nor/>
                        </m:rPr>
                        <w:rPr>
                          <w:color w:val="000000" w:themeColor="text1"/>
                        </w:rPr>
                        <m:t>log</m:t>
                      </m:r>
                      <m:d>
                        <m:dPr>
                          <m:ctrlPr>
                            <w:rPr>
                              <w:rFonts w:ascii="Cambria Math" w:hAnsi="Cambria Math"/>
                              <w:i/>
                              <w:color w:val="000000" w:themeColor="text1"/>
                            </w:rPr>
                          </m:ctrlPr>
                        </m:dPr>
                        <m:e>
                          <m:r>
                            <w:rPr>
                              <w:rFonts w:ascii="Cambria Math" w:hAnsi="Cambria Math"/>
                              <w:color w:val="000000" w:themeColor="text1"/>
                            </w:rPr>
                            <m:t>1-</m:t>
                          </m:r>
                          <m:sSub>
                            <m:sSubPr>
                              <m:ctrlPr>
                                <w:ins w:id="29" w:author="Victoria Kwamboka" w:date="2026-02-26T08:34:00Z">
                                  <w:rPr>
                                    <w:rFonts w:ascii="Cambria Math" w:hAnsi="Cambria Math"/>
                                    <w:color w:val="000000" w:themeColor="text1"/>
                                  </w:rPr>
                                </w:ins>
                              </m:ctrlPr>
                            </m:sSubPr>
                            <m:e>
                              <m:r>
                                <w:rPr>
                                  <w:rFonts w:ascii="Cambria Math" w:hAnsi="Cambria Math"/>
                                  <w:color w:val="000000" w:themeColor="text1"/>
                                </w:rPr>
                                <m:t>π</m:t>
                              </m:r>
                            </m:e>
                            <m:sub>
                              <m:r>
                                <w:rPr>
                                  <w:rFonts w:ascii="Cambria Math" w:hAnsi="Cambria Math"/>
                                  <w:color w:val="000000" w:themeColor="text1"/>
                                </w:rPr>
                                <m:t>i</m:t>
                              </m:r>
                            </m:sub>
                          </m:sSub>
                        </m:e>
                      </m:d>
                    </m:e>
                  </m:d>
                </m:e>
              </m:nary>
              <m:r>
                <w:rPr>
                  <w:rFonts w:ascii="Cambria Math" w:hAnsi="Cambria Math"/>
                  <w:color w:val="000000" w:themeColor="text1"/>
                </w:rPr>
                <m:t>+</m:t>
              </m:r>
              <m:r>
                <w:rPr>
                  <w:rFonts w:ascii="Cambria Math" w:hAnsi="Cambria Math"/>
                  <w:color w:val="000000" w:themeColor="text1"/>
                </w:rPr>
                <m:t>λ</m:t>
              </m:r>
              <m:nary>
                <m:naryPr>
                  <m:chr m:val="∑"/>
                  <m:limLoc m:val="undOvr"/>
                  <m:ctrlPr>
                    <w:ins w:id="30" w:author="Victoria Kwamboka" w:date="2026-02-26T08:34:00Z">
                      <w:rPr>
                        <w:rFonts w:ascii="Cambria Math" w:hAnsi="Cambria Math"/>
                        <w:color w:val="000000" w:themeColor="text1"/>
                      </w:rPr>
                    </w:ins>
                  </m:ctrlPr>
                </m:naryPr>
                <m:sub>
                  <m:r>
                    <w:rPr>
                      <w:rFonts w:ascii="Cambria Math" w:hAnsi="Cambria Math"/>
                      <w:color w:val="000000" w:themeColor="text1"/>
                    </w:rPr>
                    <m:t>j</m:t>
                  </m:r>
                  <m:r>
                    <w:rPr>
                      <w:rFonts w:ascii="Cambria Math" w:hAnsi="Cambria Math"/>
                      <w:color w:val="000000" w:themeColor="text1"/>
                    </w:rPr>
                    <m:t>=1</m:t>
                  </m:r>
                </m:sub>
                <m:sup>
                  <m:r>
                    <w:rPr>
                      <w:rFonts w:ascii="Cambria Math" w:hAnsi="Cambria Math"/>
                      <w:color w:val="000000" w:themeColor="text1"/>
                    </w:rPr>
                    <m:t>p</m:t>
                  </m:r>
                </m:sup>
                <m:e>
                  <m:r>
                    <w:rPr>
                      <w:rFonts w:ascii="Cambria Math" w:hAnsi="Cambria Math"/>
                      <w:color w:val="000000" w:themeColor="text1"/>
                    </w:rPr>
                    <m:t>|</m:t>
                  </m:r>
                </m:e>
              </m:nary>
              <m:sSub>
                <m:sSubPr>
                  <m:ctrlPr>
                    <w:ins w:id="31" w:author="Victoria Kwamboka" w:date="2026-02-26T08:34:00Z">
                      <w:rPr>
                        <w:rFonts w:ascii="Cambria Math" w:hAnsi="Cambria Math"/>
                        <w:color w:val="000000" w:themeColor="text1"/>
                      </w:rPr>
                    </w:ins>
                  </m:ctrlPr>
                </m:sSubPr>
                <m:e>
                  <m:r>
                    <w:rPr>
                      <w:rFonts w:ascii="Cambria Math" w:hAnsi="Cambria Math"/>
                      <w:color w:val="000000" w:themeColor="text1"/>
                    </w:rPr>
                    <m:t>β</m:t>
                  </m:r>
                </m:e>
                <m:sub>
                  <m:r>
                    <w:rPr>
                      <w:rFonts w:ascii="Cambria Math" w:hAnsi="Cambria Math"/>
                      <w:color w:val="000000" w:themeColor="text1"/>
                    </w:rPr>
                    <m:t>j</m:t>
                  </m:r>
                </m:sub>
              </m:sSub>
              <m:r>
                <w:rPr>
                  <w:rFonts w:ascii="Cambria Math" w:hAnsi="Cambria Math"/>
                  <w:color w:val="000000" w:themeColor="text1"/>
                </w:rPr>
                <m:t>|</m:t>
              </m:r>
            </m:e>
          </m:d>
          <m:r>
            <w:rPr>
              <w:rFonts w:ascii="Cambria Math" w:hAnsi="Cambria Math"/>
              <w:color w:val="000000" w:themeColor="text1"/>
            </w:rPr>
            <m:t>,</m:t>
          </m:r>
        </m:oMath>
      </m:oMathPara>
    </w:p>
    <w:p w14:paraId="2AB89362" w14:textId="5D7876E4" w:rsidR="00D545C8" w:rsidRDefault="00216D45" w:rsidP="00216D45">
      <w:r w:rsidRPr="00216D45">
        <w:t xml:space="preserve">where </w:t>
      </w:r>
      <m:oMath>
        <m:r>
          <w:rPr>
            <w:rFonts w:ascii="Cambria Math" w:hAnsi="Cambria Math"/>
          </w:rPr>
          <m:t>λ≥0</m:t>
        </m:r>
      </m:oMath>
      <w:r w:rsidRPr="00216D45">
        <w:t xml:space="preserve"> controls the amount of shrinkage and larger values of </w:t>
      </w:r>
      <m:oMath>
        <m:r>
          <w:rPr>
            <w:rFonts w:ascii="Cambria Math" w:hAnsi="Cambria Math"/>
          </w:rPr>
          <m:t>λ</m:t>
        </m:r>
      </m:oMath>
      <w:r w:rsidRPr="00216D45">
        <w:t xml:space="preserve"> set more coefficients exactly to zero. </w:t>
      </w:r>
      <w:r w:rsidR="00D545C8">
        <w:t xml:space="preserve">We implemented this model using the </w:t>
      </w:r>
      <w:proofErr w:type="spellStart"/>
      <w:r w:rsidR="00D545C8" w:rsidRPr="00316043">
        <w:rPr>
          <w:i/>
          <w:iCs/>
        </w:rPr>
        <w:t>glmnet</w:t>
      </w:r>
      <w:proofErr w:type="spellEnd"/>
      <w:r w:rsidR="00D545C8">
        <w:t xml:space="preserve"> package (Hastie et al., 2024).</w:t>
      </w:r>
    </w:p>
    <w:p w14:paraId="5E4EAD0F" w14:textId="77777777" w:rsidR="00D545C8" w:rsidRDefault="00D545C8" w:rsidP="00D545C8">
      <w:pPr>
        <w:ind w:firstLine="720"/>
      </w:pPr>
    </w:p>
    <w:p w14:paraId="2519CE23" w14:textId="07BC7327" w:rsidR="00D545C8" w:rsidRDefault="00D545C8" w:rsidP="00D545C8">
      <w:pPr>
        <w:ind w:firstLine="720"/>
      </w:pPr>
      <w:r>
        <w:lastRenderedPageBreak/>
        <w:t>The reference categories for the regression model are defined as follows: Non-Hispanic White applicants (Race), joint applicants (Applicant Sex), applicants aged 35–44, individuals with a loan-to-value (LTV) ratio between 90% and 100%, applicants with a debt-to-income (DTI) ratio below 50%, and properties valued between $200,000 and $400,000. These reference groups were selected because they represent the modal</w:t>
      </w:r>
      <w:r w:rsidR="00673412">
        <w:t xml:space="preserve"> categories in</w:t>
      </w:r>
      <w:r>
        <w:t xml:space="preserve"> the dataset, thereby enhancing the interpretability of coefficient estimates and contributing to more stable model estimation.</w:t>
      </w:r>
    </w:p>
    <w:p w14:paraId="6A05C989" w14:textId="1F611CCE" w:rsidR="00D545C8" w:rsidRDefault="00D545C8" w:rsidP="00D545C8">
      <w:pPr>
        <w:ind w:firstLine="720"/>
      </w:pPr>
      <w:r>
        <w:t>Centering the model around the most common applicant and loan characteristics reduces the risk of multicollinearity among indicator variables, stabilizes parameter estimates, and facilitates meaningful comparisons relative to the majority group (Friedman et al., 2021). This specification ensures that deviations from baseline characteristics</w:t>
      </w:r>
      <w:r w:rsidR="00673412">
        <w:t xml:space="preserve">, </w:t>
      </w:r>
      <w:r>
        <w:t>such as belonging to a minority racial group, falling into a less common age bracket, or applying for a mortgage outside typical LTV or DTI ranges</w:t>
      </w:r>
      <w:r w:rsidR="00673412">
        <w:t xml:space="preserve">, </w:t>
      </w:r>
      <w:r>
        <w:t>are clearly captured and readily interpretable within the model’s log-odds framework. The response variable is the binary indicator Denied, coded as 1 for denied applications and 0 for approved ones.</w:t>
      </w:r>
    </w:p>
    <w:p w14:paraId="6586077D" w14:textId="7B118F24" w:rsidR="00D545C8" w:rsidRDefault="00D545C8" w:rsidP="00D545C8">
      <w:pPr>
        <w:ind w:firstLine="720"/>
      </w:pPr>
      <w:r>
        <w:t xml:space="preserve">Although the </w:t>
      </w:r>
      <w:proofErr w:type="spellStart"/>
      <w:r w:rsidRPr="00392672">
        <w:rPr>
          <w:i/>
          <w:iCs/>
        </w:rPr>
        <w:t>glmnet</w:t>
      </w:r>
      <w:proofErr w:type="spellEnd"/>
      <w:r>
        <w:t xml:space="preserve"> procedure standardizes predictors by default and does not require the specification of reference categories for estimation, the choice of baseline groups remains important for post-estimation interpretation, particularly when models include numerous categorical indicators (Friedman et al., 2021). Establishing theoretically and empirically coherent reference categories thus improves the clarity with which the model communicates how applicant and loan characteristics influence mortgage denial outcomes.</w:t>
      </w:r>
    </w:p>
    <w:p w14:paraId="52B86F4F" w14:textId="77777777" w:rsidR="00673412" w:rsidRDefault="00673412" w:rsidP="00673412"/>
    <w:p w14:paraId="0CB36305" w14:textId="5A6CF925" w:rsidR="00673412" w:rsidRPr="00316043" w:rsidRDefault="00673412" w:rsidP="00673412">
      <w:pPr>
        <w:rPr>
          <w:b/>
          <w:bCs/>
        </w:rPr>
      </w:pPr>
      <w:r w:rsidRPr="00316043">
        <w:rPr>
          <w:b/>
          <w:bCs/>
        </w:rPr>
        <w:t>3.3 Standardized Incidence Ratios</w:t>
      </w:r>
    </w:p>
    <w:p w14:paraId="53AE4A7E" w14:textId="00A2BF8A" w:rsidR="00666344" w:rsidRDefault="00666344" w:rsidP="00666344">
      <w:r>
        <w:t>The Standardized Incidence Ratio (SIR) is a comparative statistical measure used to evaluate whether an observed number of events differs from what would be expected based on a reference population. It has been widely applied in epidemiology, particularly in cancer surveillance by the Centers for Disease Control and Prevention (CDC, 2024), to quantify deviations from baseline risk. Conceptually, the SIR assesses the occurrence of an event within a specific population relative to the expected count had that population experienced the event at the same rate as a normal or reference group, defined at the state or national level.</w:t>
      </w:r>
    </w:p>
    <w:p w14:paraId="346D00BF" w14:textId="77777777" w:rsidR="00216D45" w:rsidRDefault="00666344" w:rsidP="00216D45">
      <w:r>
        <w:t xml:space="preserve">In this study, we adopt Texas’s overall mortgage approval rate as the expected rate against which county-level approval patterns are standardized. Although commonly used in healthcare analytics, the SIR is well suited for examining socioeconomic disparities, </w:t>
      </w:r>
      <w:r>
        <w:lastRenderedPageBreak/>
        <w:t xml:space="preserve">including spatial inequities in mortgage outcomes. Its application here enables a clear, interpretable comparison of county-level approval dynamics before adjusting for credit risk factors. </w:t>
      </w:r>
    </w:p>
    <w:p w14:paraId="237276F2" w14:textId="44560E3D" w:rsidR="00216D45" w:rsidRPr="00216D45" w:rsidRDefault="00216D45" w:rsidP="00843F3B">
      <w:pPr>
        <w:ind w:firstLine="720"/>
      </w:pPr>
      <w:r w:rsidRPr="00216D45">
        <w:t>The SIR before adjusting for credit risk factors was computed as</w:t>
      </w:r>
    </w:p>
    <w:p w14:paraId="7949D696" w14:textId="28CC9140" w:rsidR="00216D45" w:rsidRPr="00216D45" w:rsidRDefault="00216D45" w:rsidP="00216D45">
      <m:oMathPara>
        <m:oMathParaPr>
          <m:jc m:val="center"/>
        </m:oMathParaPr>
        <m:oMath>
          <m:r>
            <w:rPr>
              <w:rFonts w:ascii="Cambria Math" w:hAnsi="Cambria Math"/>
            </w:rPr>
            <m:t>SI</m:t>
          </m:r>
          <m:sSub>
            <m:sSubPr>
              <m:ctrlPr>
                <w:ins w:id="32" w:author="Victoria Kwamboka" w:date="2026-02-26T08:37:00Z">
                  <w:rPr>
                    <w:rFonts w:ascii="Cambria Math" w:hAnsi="Cambria Math"/>
                  </w:rPr>
                </w:ins>
              </m:ctrlPr>
            </m:sSubPr>
            <m:e>
              <m:r>
                <w:rPr>
                  <w:rFonts w:ascii="Cambria Math" w:hAnsi="Cambria Math"/>
                </w:rPr>
                <m:t>R</m:t>
              </m:r>
            </m:e>
            <m:sub>
              <m:r>
                <w:rPr>
                  <w:rFonts w:ascii="Cambria Math" w:hAnsi="Cambria Math"/>
                </w:rPr>
                <m:t>j</m:t>
              </m:r>
            </m:sub>
          </m:sSub>
          <m:r>
            <w:rPr>
              <w:rFonts w:ascii="Cambria Math" w:hAnsi="Cambria Math"/>
            </w:rPr>
            <m:t>=</m:t>
          </m:r>
          <m:f>
            <m:fPr>
              <m:ctrlPr>
                <w:ins w:id="33" w:author="Victoria Kwamboka" w:date="2026-02-26T08:37:00Z">
                  <w:rPr>
                    <w:rFonts w:ascii="Cambria Math" w:hAnsi="Cambria Math"/>
                  </w:rPr>
                </w:ins>
              </m:ctrlPr>
            </m:fPr>
            <m:num>
              <m:sSub>
                <m:sSubPr>
                  <m:ctrlPr>
                    <w:ins w:id="34" w:author="Victoria Kwamboka" w:date="2026-02-26T08:37:00Z">
                      <w:rPr>
                        <w:rFonts w:ascii="Cambria Math" w:hAnsi="Cambria Math"/>
                      </w:rPr>
                    </w:ins>
                  </m:ctrlPr>
                </m:sSubPr>
                <m:e>
                  <m:r>
                    <w:rPr>
                      <w:rFonts w:ascii="Cambria Math" w:hAnsi="Cambria Math"/>
                    </w:rPr>
                    <m:t>O</m:t>
                  </m:r>
                </m:e>
                <m:sub>
                  <m:r>
                    <w:rPr>
                      <w:rFonts w:ascii="Cambria Math" w:hAnsi="Cambria Math"/>
                    </w:rPr>
                    <m:t>j</m:t>
                  </m:r>
                </m:sub>
              </m:sSub>
            </m:num>
            <m:den>
              <m:r>
                <w:rPr>
                  <w:rFonts w:ascii="Cambria Math" w:hAnsi="Cambria Math"/>
                </w:rPr>
                <m:t>E</m:t>
              </m:r>
            </m:den>
          </m:f>
          <m:r>
            <w:rPr>
              <w:rFonts w:ascii="Cambria Math" w:hAnsi="Cambria Math"/>
            </w:rPr>
            <m:t>,</m:t>
          </m:r>
        </m:oMath>
      </m:oMathPara>
    </w:p>
    <w:p w14:paraId="6FD3ABE7" w14:textId="42425ADF" w:rsidR="00666344" w:rsidRDefault="00216D45" w:rsidP="00216D45">
      <w:r w:rsidRPr="00216D45">
        <w:t xml:space="preserve">where </w:t>
      </w:r>
      <m:oMath>
        <m:sSub>
          <m:sSubPr>
            <m:ctrlPr>
              <w:ins w:id="35" w:author="Victoria Kwamboka" w:date="2026-02-26T08:37:00Z">
                <w:rPr>
                  <w:rFonts w:ascii="Cambria Math" w:hAnsi="Cambria Math"/>
                </w:rPr>
              </w:ins>
            </m:ctrlPr>
          </m:sSubPr>
          <m:e>
            <m:r>
              <w:rPr>
                <w:rFonts w:ascii="Cambria Math" w:hAnsi="Cambria Math"/>
              </w:rPr>
              <m:t>O</m:t>
            </m:r>
          </m:e>
          <m:sub>
            <m:r>
              <w:rPr>
                <w:rFonts w:ascii="Cambria Math" w:hAnsi="Cambria Math"/>
              </w:rPr>
              <m:t>j</m:t>
            </m:r>
          </m:sub>
        </m:sSub>
      </m:oMath>
      <w:r w:rsidRPr="00216D45">
        <w:t xml:space="preserve"> is the observed denial rate for county </w:t>
      </w:r>
      <m:oMath>
        <m:r>
          <w:rPr>
            <w:rFonts w:ascii="Cambria Math" w:hAnsi="Cambria Math"/>
          </w:rPr>
          <m:t>j</m:t>
        </m:r>
      </m:oMath>
      <w:r w:rsidRPr="00216D45">
        <w:t xml:space="preserve"> and </w:t>
      </w:r>
      <m:oMath>
        <m:r>
          <w:rPr>
            <w:rFonts w:ascii="Cambria Math" w:hAnsi="Cambria Math"/>
          </w:rPr>
          <m:t>E</m:t>
        </m:r>
      </m:oMath>
      <w:r w:rsidRPr="00216D45">
        <w:t xml:space="preserve"> is the statewide expected denial rate. </w:t>
      </w:r>
      <w:r w:rsidR="00666344">
        <w:t>A ratio less than 1 indicates that the county’s denial rate is lower than the state’s</w:t>
      </w:r>
      <w:r w:rsidR="00843F3B">
        <w:t xml:space="preserve"> baseline rate</w:t>
      </w:r>
      <w:r w:rsidR="00666344">
        <w:t>, while a ratio greater than 1 indicates that the county’s denial rate exceeds the expected rate (Spors &amp; Michael, 2021).</w:t>
      </w:r>
    </w:p>
    <w:p w14:paraId="2676A781" w14:textId="6459FF5E" w:rsidR="00666344" w:rsidRDefault="00666344" w:rsidP="00666344">
      <w:pPr>
        <w:ind w:firstLine="720"/>
      </w:pPr>
      <w:r>
        <w:t>After adjustment, the expected denial rate for each county is derived from the LASSO model’s predicted probabilities, which incorporate borrower-level and tract-level risk characteristics. The adjusted SIR, therefore, reflects whether a county denies more or fewer loans than would be expected for applicants with the same risk profile. A decrease in SIR after adjustment suggests that higher raw denial rates were largely attributable to differences in applicant risk, whereas an increase indicates that counties denied loans at rates exceeding those predicted by the risk model.</w:t>
      </w:r>
    </w:p>
    <w:p w14:paraId="31FE4491" w14:textId="77777777" w:rsidR="00216D45" w:rsidRPr="00216D45" w:rsidRDefault="00216D45" w:rsidP="00216D45">
      <w:r w:rsidRPr="00216D45">
        <w:t>Model fit was assessed using the Mean Square Error (MSE) computed as</w:t>
      </w:r>
    </w:p>
    <w:p w14:paraId="492CE4CF" w14:textId="4BCEA26E" w:rsidR="00216D45" w:rsidRPr="00216D45" w:rsidRDefault="00216D45" w:rsidP="00216D45">
      <w:pPr>
        <w:rPr>
          <w:rFonts w:eastAsiaTheme="minorEastAsia"/>
          <w:color w:val="000000" w:themeColor="text1"/>
        </w:rPr>
      </w:pPr>
      <m:oMathPara>
        <m:oMath>
          <m:r>
            <m:rPr>
              <m:nor/>
            </m:rPr>
            <w:rPr>
              <w:color w:val="000000" w:themeColor="text1"/>
            </w:rPr>
            <m:t>MSE</m:t>
          </m:r>
          <m:r>
            <w:rPr>
              <w:rFonts w:ascii="Cambria Math" w:hAnsi="Cambria Math"/>
              <w:color w:val="000000" w:themeColor="text1"/>
            </w:rPr>
            <m:t>=</m:t>
          </m:r>
          <m:f>
            <m:fPr>
              <m:ctrlPr>
                <w:ins w:id="36" w:author="Victoria Kwamboka" w:date="2026-02-26T08:38:00Z">
                  <w:rPr>
                    <w:rFonts w:ascii="Cambria Math" w:hAnsi="Cambria Math"/>
                    <w:color w:val="000000" w:themeColor="text1"/>
                  </w:rPr>
                </w:ins>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ins w:id="37" w:author="Victoria Kwamboka" w:date="2026-02-26T08:38:00Z">
                  <w:rPr>
                    <w:rFonts w:ascii="Cambria Math" w:hAnsi="Cambria Math"/>
                    <w:color w:val="000000" w:themeColor="text1"/>
                  </w:rPr>
                </w:ins>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m:t>
              </m:r>
            </m:e>
          </m:nary>
          <m:sSub>
            <m:sSubPr>
              <m:ctrlPr>
                <w:ins w:id="38" w:author="Victoria Kwamboka" w:date="2026-02-26T08:38:00Z">
                  <w:rPr>
                    <w:rFonts w:ascii="Cambria Math" w:hAnsi="Cambria Math"/>
                    <w:color w:val="000000" w:themeColor="text1"/>
                  </w:rPr>
                </w:ins>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ins w:id="39" w:author="Victoria Kwamboka" w:date="2026-02-26T08:38:00Z">
                  <w:rPr>
                    <w:rFonts w:ascii="Cambria Math" w:hAnsi="Cambria Math"/>
                    <w:color w:val="000000" w:themeColor="text1"/>
                  </w:rPr>
                </w:ins>
              </m:ctrlPr>
            </m:sSubPr>
            <m:e>
              <m:acc>
                <m:accPr>
                  <m:ctrlPr>
                    <w:ins w:id="40" w:author="Victoria Kwamboka" w:date="2026-02-26T08:38:00Z">
                      <w:rPr>
                        <w:rFonts w:ascii="Cambria Math" w:hAnsi="Cambria Math"/>
                        <w:color w:val="000000" w:themeColor="text1"/>
                      </w:rPr>
                    </w:ins>
                  </m:ctrlPr>
                </m:accPr>
                <m:e>
                  <m:r>
                    <w:rPr>
                      <w:rFonts w:ascii="Cambria Math" w:hAnsi="Cambria Math"/>
                      <w:color w:val="000000" w:themeColor="text1"/>
                    </w:rPr>
                    <m:t>y</m:t>
                  </m:r>
                </m:e>
              </m:acc>
            </m:e>
            <m:sub>
              <m:r>
                <w:rPr>
                  <w:rFonts w:ascii="Cambria Math" w:hAnsi="Cambria Math"/>
                  <w:color w:val="000000" w:themeColor="text1"/>
                </w:rPr>
                <m:t>i</m:t>
              </m:r>
            </m:sub>
          </m:sSub>
          <m:sSup>
            <m:sSupPr>
              <m:ctrlPr>
                <w:ins w:id="41" w:author="Victoria Kwamboka" w:date="2026-02-26T08:38:00Z">
                  <w:rPr>
                    <w:rFonts w:ascii="Cambria Math" w:hAnsi="Cambria Math"/>
                    <w:color w:val="000000" w:themeColor="text1"/>
                  </w:rPr>
                </w:ins>
              </m:ctrlPr>
            </m:sSupPr>
            <m:e>
              <m:r>
                <w:rPr>
                  <w:rFonts w:ascii="Cambria Math" w:hAnsi="Cambria Math"/>
                  <w:color w:val="000000" w:themeColor="text1"/>
                </w:rPr>
                <m:t>)</m:t>
              </m:r>
            </m:e>
            <m:sup>
              <m:r>
                <w:rPr>
                  <w:rFonts w:ascii="Cambria Math" w:hAnsi="Cambria Math"/>
                  <w:color w:val="000000" w:themeColor="text1"/>
                </w:rPr>
                <m:t>2</m:t>
              </m:r>
            </m:sup>
          </m:sSup>
        </m:oMath>
      </m:oMathPara>
    </w:p>
    <w:p w14:paraId="3440485C" w14:textId="3BF15B74" w:rsidR="00666344" w:rsidRDefault="00216D45" w:rsidP="00666344">
      <w:r w:rsidRPr="00216D45">
        <w:t xml:space="preserve">where </w:t>
      </w:r>
      <m:oMath>
        <m:sSub>
          <m:sSubPr>
            <m:ctrlPr>
              <w:ins w:id="42" w:author="Victoria Kwamboka" w:date="2026-02-26T08:38:00Z">
                <w:rPr>
                  <w:rFonts w:ascii="Cambria Math" w:hAnsi="Cambria Math"/>
                </w:rPr>
              </w:ins>
            </m:ctrlPr>
          </m:sSubPr>
          <m:e>
            <m:r>
              <w:rPr>
                <w:rFonts w:ascii="Cambria Math" w:hAnsi="Cambria Math"/>
              </w:rPr>
              <m:t>y</m:t>
            </m:r>
          </m:e>
          <m:sub>
            <m:r>
              <w:rPr>
                <w:rFonts w:ascii="Cambria Math" w:hAnsi="Cambria Math"/>
              </w:rPr>
              <m:t>i</m:t>
            </m:r>
          </m:sub>
        </m:sSub>
      </m:oMath>
      <w:r w:rsidRPr="00216D45">
        <w:t xml:space="preserve"> is the observed fate of the application (1 for a denied application and 0 for an approved application) and </w:t>
      </w:r>
      <m:oMath>
        <m:sSub>
          <m:sSubPr>
            <m:ctrlPr>
              <w:ins w:id="43" w:author="Victoria Kwamboka" w:date="2026-02-26T08:38:00Z">
                <w:rPr>
                  <w:rFonts w:ascii="Cambria Math" w:hAnsi="Cambria Math"/>
                </w:rPr>
              </w:ins>
            </m:ctrlPr>
          </m:sSubPr>
          <m:e>
            <m:acc>
              <m:accPr>
                <m:ctrlPr>
                  <w:ins w:id="44" w:author="Victoria Kwamboka" w:date="2026-02-26T08:38:00Z">
                    <w:rPr>
                      <w:rFonts w:ascii="Cambria Math" w:hAnsi="Cambria Math"/>
                    </w:rPr>
                  </w:ins>
                </m:ctrlPr>
              </m:accPr>
              <m:e>
                <m:r>
                  <w:rPr>
                    <w:rFonts w:ascii="Cambria Math" w:hAnsi="Cambria Math"/>
                  </w:rPr>
                  <m:t>y</m:t>
                </m:r>
              </m:e>
            </m:acc>
          </m:e>
          <m:sub>
            <m:r>
              <w:rPr>
                <w:rFonts w:ascii="Cambria Math" w:hAnsi="Cambria Math"/>
              </w:rPr>
              <m:t>i</m:t>
            </m:r>
          </m:sub>
        </m:sSub>
      </m:oMath>
      <w:r w:rsidRPr="00216D45">
        <w:t xml:space="preserve"> is predicted likelihood of mortgage denial.</w:t>
      </w:r>
      <w:r>
        <w:t xml:space="preserve"> </w:t>
      </w:r>
      <w:r w:rsidR="00666344">
        <w:t>MSE measures the magnitude of the error, and lower values indicate a better model.</w:t>
      </w:r>
    </w:p>
    <w:p w14:paraId="09531A92" w14:textId="77777777" w:rsidR="00D545C8" w:rsidRDefault="00D545C8" w:rsidP="00D545C8">
      <w:pPr>
        <w:ind w:firstLine="720"/>
      </w:pPr>
    </w:p>
    <w:p w14:paraId="2B78A35C" w14:textId="2D9B3232" w:rsidR="00D545C8" w:rsidRPr="00BE2CB1" w:rsidRDefault="00666344" w:rsidP="002149CC">
      <w:pPr>
        <w:pStyle w:val="ListParagraph"/>
        <w:numPr>
          <w:ilvl w:val="0"/>
          <w:numId w:val="3"/>
        </w:numPr>
        <w:ind w:hanging="720"/>
        <w:rPr>
          <w:b/>
          <w:bCs/>
        </w:rPr>
      </w:pPr>
      <w:r w:rsidRPr="00BE2CB1">
        <w:rPr>
          <w:b/>
          <w:bCs/>
        </w:rPr>
        <w:t>Empirical Results</w:t>
      </w:r>
    </w:p>
    <w:p w14:paraId="48F74994" w14:textId="743233E2" w:rsidR="00666344" w:rsidRDefault="00666344" w:rsidP="00666344">
      <w:r w:rsidRPr="00666344">
        <w:t xml:space="preserve">All statistical analyses were conducted using R version 4.5.1 (R Core Team, 2020), using the </w:t>
      </w:r>
      <w:proofErr w:type="spellStart"/>
      <w:r w:rsidRPr="00666344">
        <w:t>tidyverse</w:t>
      </w:r>
      <w:proofErr w:type="spellEnd"/>
      <w:r w:rsidRPr="00666344">
        <w:t xml:space="preserve"> (Wickham et al., 2023), ggplot2 (Wickham, 2023), sf (</w:t>
      </w:r>
      <w:proofErr w:type="spellStart"/>
      <w:r w:rsidRPr="00666344">
        <w:t>Pebesma</w:t>
      </w:r>
      <w:proofErr w:type="spellEnd"/>
      <w:r w:rsidRPr="00666344">
        <w:t xml:space="preserve">, 2018), and </w:t>
      </w:r>
      <w:proofErr w:type="spellStart"/>
      <w:r w:rsidRPr="00666344">
        <w:t>glmnet</w:t>
      </w:r>
      <w:proofErr w:type="spellEnd"/>
      <w:r w:rsidRPr="00666344">
        <w:t xml:space="preserve"> (Hastie et al., 2024) packages.</w:t>
      </w:r>
    </w:p>
    <w:p w14:paraId="58D0FFF3" w14:textId="17D85B0C" w:rsidR="00666344" w:rsidRPr="00392672" w:rsidRDefault="002149CC" w:rsidP="002149CC">
      <w:pPr>
        <w:pStyle w:val="ListParagraph"/>
        <w:numPr>
          <w:ilvl w:val="1"/>
          <w:numId w:val="3"/>
        </w:numPr>
        <w:ind w:hanging="735"/>
        <w:rPr>
          <w:b/>
          <w:bCs/>
        </w:rPr>
      </w:pPr>
      <w:r w:rsidRPr="00392672">
        <w:rPr>
          <w:b/>
          <w:bCs/>
        </w:rPr>
        <w:t>Correlation</w:t>
      </w:r>
    </w:p>
    <w:p w14:paraId="75DDC72E" w14:textId="72EDFDAF" w:rsidR="002149CC" w:rsidRDefault="002149CC" w:rsidP="002149CC">
      <w:r>
        <w:t xml:space="preserve">In mortgage market analysis, examining correlations among key variables is essential for identifying systemic patterns, structural biases, and disparities in lending outcomes (Bartlett et al., 2021; Bayer et al., 2018; Fuster et al., 2021). </w:t>
      </w:r>
      <w:r w:rsidR="009248D1">
        <w:t>The</w:t>
      </w:r>
      <w:r>
        <w:t xml:space="preserve"> Pearson correlation matrix</w:t>
      </w:r>
      <w:r w:rsidR="00794B9F">
        <w:t xml:space="preserve"> </w:t>
      </w:r>
      <w:r w:rsidR="00794B9F">
        <w:lastRenderedPageBreak/>
        <w:t>for the years 2018 and 2023</w:t>
      </w:r>
      <w:r w:rsidR="009248D1">
        <w:t xml:space="preserve"> have been included in </w:t>
      </w:r>
      <w:r w:rsidR="00694FDD">
        <w:t>f</w:t>
      </w:r>
      <w:r w:rsidR="009248D1">
        <w:t>igure 2</w:t>
      </w:r>
      <w:r w:rsidR="00794B9F">
        <w:t>. The evidence shown in these two periods is consistent with the years not shown.</w:t>
      </w:r>
      <w:r>
        <w:t xml:space="preserve"> </w:t>
      </w:r>
      <w:r w:rsidR="00794B9F">
        <w:t>The d</w:t>
      </w:r>
      <w:r>
        <w:t>arker blue indicates stronger positive correlations</w:t>
      </w:r>
      <w:r w:rsidR="00794B9F">
        <w:t xml:space="preserve">, and the </w:t>
      </w:r>
      <w:r>
        <w:t>darker red indicates stronger negative associations. Because the dataset combines both county-level and individual-level variables, we interpret the observed correlations within the mixed spatial structure.</w:t>
      </w:r>
    </w:p>
    <w:p w14:paraId="582F371B" w14:textId="68637C5E" w:rsidR="002149CC" w:rsidRDefault="002149CC" w:rsidP="002149CC">
      <w:r>
        <w:t xml:space="preserve">Across </w:t>
      </w:r>
      <w:r w:rsidR="00794B9F">
        <w:t>both years</w:t>
      </w:r>
      <w:r>
        <w:t>, applications from counties with larger minority populations exhibit a modest negative correlation with county-level property values, with coefficients fluctuating around –0.3</w:t>
      </w:r>
      <w:r w:rsidR="00AE0BB9">
        <w:t>2</w:t>
      </w:r>
      <w:r>
        <w:t>. Minority population shares also show a weak negative correlation with tract income, ranging from –0.43 in 2018 to –0.</w:t>
      </w:r>
      <w:r w:rsidR="00A267A0">
        <w:t>4</w:t>
      </w:r>
      <w:r>
        <w:t xml:space="preserve"> in 202</w:t>
      </w:r>
      <w:r w:rsidR="00794B9F">
        <w:t>3</w:t>
      </w:r>
      <w:r>
        <w:t>. These patterns align with evidence documenting the historical devaluation of homes in minority neighborhoods and the persistence of place-based racial inequities in housing markets. Consistent with th</w:t>
      </w:r>
      <w:r w:rsidR="00125E95">
        <w:t>e</w:t>
      </w:r>
      <w:r>
        <w:t xml:space="preserve"> literature, property values between 2018 and 2023 display a small but persistent negative correlation with the percentage of minority residents in an applicant’s county.</w:t>
      </w:r>
    </w:p>
    <w:p w14:paraId="2661E957" w14:textId="04542805" w:rsidR="002149CC" w:rsidRDefault="002149CC" w:rsidP="002149CC">
      <w:r>
        <w:t>The number of one-to-four-family homes is mildly negatively correlated with the median age of the housing</w:t>
      </w:r>
      <w:r w:rsidR="005778B7">
        <w:t xml:space="preserve"> unit</w:t>
      </w:r>
      <w:r>
        <w:t>, suggesting that areas with more such units tend to have newer housing. Overall, correlation strengths and directions remain stable across the six-year period, indicating consistent structural relationships between demographic and housing characteristics.</w:t>
      </w:r>
    </w:p>
    <w:p w14:paraId="2138B72F" w14:textId="3F9DEB13" w:rsidR="002149CC" w:rsidRDefault="002149CC" w:rsidP="002149CC">
      <w:r>
        <w:t>Loan amounts display a strong positive correlation with property values, averaging approximately 0.85 across all years</w:t>
      </w:r>
      <w:r w:rsidR="00794B9F">
        <w:t>. A</w:t>
      </w:r>
      <w:r>
        <w:t xml:space="preserve">n expected relationship given that borrowers typically seek larger loans for more expensive properties. By contrast, the loan-to-value ratio shows little correlation with property values in </w:t>
      </w:r>
      <w:r w:rsidR="00276DB8">
        <w:t>both years.</w:t>
      </w:r>
    </w:p>
    <w:p w14:paraId="33EA8B98" w14:textId="77777777" w:rsidR="00731702" w:rsidRDefault="00731702" w:rsidP="00E66B20">
      <w:pPr>
        <w:keepNext/>
      </w:pPr>
      <w:r w:rsidRPr="00731702">
        <w:rPr>
          <w:noProof/>
        </w:rPr>
        <w:drawing>
          <wp:inline distT="0" distB="0" distL="0" distR="0" wp14:anchorId="36F6176F" wp14:editId="054065CF">
            <wp:extent cx="6593321" cy="2747651"/>
            <wp:effectExtent l="0" t="0" r="0" b="0"/>
            <wp:docPr id="122160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01658"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93321" cy="2747651"/>
                    </a:xfrm>
                    <a:prstGeom prst="rect">
                      <a:avLst/>
                    </a:prstGeom>
                  </pic:spPr>
                </pic:pic>
              </a:graphicData>
            </a:graphic>
          </wp:inline>
        </w:drawing>
      </w:r>
    </w:p>
    <w:p w14:paraId="0595384B" w14:textId="5B98A41C" w:rsidR="00794B9F" w:rsidRDefault="00731702" w:rsidP="00731702">
      <w:pPr>
        <w:pStyle w:val="Caption"/>
        <w:jc w:val="center"/>
      </w:pPr>
      <w:r>
        <w:t xml:space="preserve">Figure </w:t>
      </w:r>
      <w:fldSimple w:instr=" SEQ Figure \* ARABIC ">
        <w:r w:rsidR="00D4355E">
          <w:rPr>
            <w:noProof/>
          </w:rPr>
          <w:t>2</w:t>
        </w:r>
      </w:fldSimple>
      <w:r>
        <w:t xml:space="preserve">: </w:t>
      </w:r>
      <w:r w:rsidRPr="00F650FC">
        <w:t xml:space="preserve">Correlation Plots of Mortgage Applications </w:t>
      </w:r>
      <w:r w:rsidR="00D25A8D">
        <w:t>in</w:t>
      </w:r>
      <w:r w:rsidRPr="00F650FC">
        <w:t xml:space="preserve"> 2018 and 2023</w:t>
      </w:r>
    </w:p>
    <w:p w14:paraId="657A5CD3" w14:textId="77777777" w:rsidR="00ED3E27" w:rsidRDefault="00ED3E27" w:rsidP="00F74875"/>
    <w:p w14:paraId="4BAC2170" w14:textId="639E38B1" w:rsidR="00125E95" w:rsidRPr="00731702" w:rsidRDefault="00125E95" w:rsidP="00125E95">
      <w:pPr>
        <w:pStyle w:val="ListParagraph"/>
        <w:numPr>
          <w:ilvl w:val="1"/>
          <w:numId w:val="3"/>
        </w:numPr>
        <w:ind w:hanging="735"/>
        <w:rPr>
          <w:b/>
          <w:bCs/>
        </w:rPr>
      </w:pPr>
      <w:r w:rsidRPr="00731702">
        <w:rPr>
          <w:b/>
          <w:bCs/>
        </w:rPr>
        <w:t>Logistic Regression Results</w:t>
      </w:r>
    </w:p>
    <w:p w14:paraId="494545C2" w14:textId="77777777" w:rsidR="00030B37" w:rsidRDefault="00125E95" w:rsidP="00030B37">
      <w:r>
        <w:t>We adopt a generalized linear model (GLM)</w:t>
      </w:r>
      <w:r w:rsidR="00731702">
        <w:t xml:space="preserve"> with a logit link</w:t>
      </w:r>
      <w:r>
        <w:t xml:space="preserve"> to </w:t>
      </w:r>
      <w:r w:rsidR="004543B3">
        <w:t>estimate the probability that a mort</w:t>
      </w:r>
      <w:r w:rsidR="007444F5">
        <w:t>g</w:t>
      </w:r>
      <w:r w:rsidR="004543B3">
        <w:t>age application will be denied</w:t>
      </w:r>
      <w:r>
        <w:t>.</w:t>
      </w:r>
      <w:r w:rsidR="007444F5" w:rsidRPr="007444F5">
        <w:rPr>
          <w:rFonts w:ascii="Segoe UI" w:eastAsia="Times New Roman" w:hAnsi="Segoe UI" w:cs="Segoe UI"/>
          <w:color w:val="000000"/>
          <w:kern w:val="0"/>
          <w:sz w:val="21"/>
          <w:szCs w:val="21"/>
          <w14:ligatures w14:val="none"/>
        </w:rPr>
        <w:t xml:space="preserve"> </w:t>
      </w:r>
      <w:r w:rsidR="007444F5" w:rsidRPr="007444F5">
        <w:t xml:space="preserve">To improve interpretability and align with the empirical distribution of key variables, several categorical predictors were grouped into meaningful bins based on the ranges within which most applicants typically fall. For example, </w:t>
      </w:r>
      <w:proofErr w:type="gramStart"/>
      <w:r w:rsidR="007444F5" w:rsidRPr="007444F5">
        <w:t>the majority of</w:t>
      </w:r>
      <w:proofErr w:type="gramEnd"/>
      <w:r w:rsidR="007444F5" w:rsidRPr="007444F5">
        <w:t xml:space="preserve"> borrowers have debt</w:t>
      </w:r>
      <w:r w:rsidR="007444F5" w:rsidRPr="007444F5">
        <w:noBreakHyphen/>
        <w:t>to</w:t>
      </w:r>
      <w:r w:rsidR="007444F5" w:rsidRPr="007444F5">
        <w:noBreakHyphen/>
        <w:t xml:space="preserve">income ratios below 50%, a threshold commonly associated with higher approval likelihood. Likewise, applicant incomes are most concentrated between </w:t>
      </w:r>
      <w:r w:rsidR="007444F5">
        <w:t>$</w:t>
      </w:r>
      <w:r w:rsidR="007444F5" w:rsidRPr="007444F5">
        <w:t xml:space="preserve">200,000 and </w:t>
      </w:r>
      <w:r w:rsidR="007444F5">
        <w:t>$</w:t>
      </w:r>
      <w:r w:rsidR="007444F5" w:rsidRPr="007444F5">
        <w:t>400,000, particularly among joint applicants. These binned categories allow the model to capture salient patterns in the data that would be less apparent without such structuring. The resulting logistic regression estimates are summarized in Table 3.</w:t>
      </w:r>
    </w:p>
    <w:p w14:paraId="797EB29E" w14:textId="33BFA6C5" w:rsidR="00933F29" w:rsidRDefault="000D5B70" w:rsidP="005E265C">
      <w:pPr>
        <w:ind w:firstLine="720"/>
      </w:pPr>
      <w:r w:rsidRPr="000D5B70">
        <w:t>Table 3 indicates that the set of statistically significant predictors remains largely consistent across all six years, although the magnitude of their effects varies over time. Debt</w:t>
      </w:r>
      <w:r w:rsidRPr="000D5B70">
        <w:noBreakHyphen/>
        <w:t>to</w:t>
      </w:r>
      <w:r w:rsidRPr="000D5B70">
        <w:noBreakHyphen/>
        <w:t>Income (DTI) emerges as one of the strongest and most stable determinants of mortgage denial. Applicants with DTI ratios exceeding 50% consistently face substantially higher odds of denial relative to those in the reference group with ratios below 50%. This pattern persists throughout the entire study period and becomes even more pronounced in the post</w:t>
      </w:r>
      <w:r w:rsidRPr="000D5B70">
        <w:noBreakHyphen/>
        <w:t>COVID years (2021–2023), when underwriting standards tightened</w:t>
      </w:r>
      <w:r w:rsidR="00570284" w:rsidRPr="00570284">
        <w:t xml:space="preserve"> </w:t>
      </w:r>
      <w:r w:rsidR="00570284">
        <w:t>(</w:t>
      </w:r>
      <w:r w:rsidR="00570284" w:rsidRPr="0039225C">
        <w:t>FRBSF Economic Letter 2022-16</w:t>
      </w:r>
      <w:r w:rsidR="00570284">
        <w:t>)</w:t>
      </w:r>
      <w:r w:rsidRPr="000D5B70">
        <w:t>. These findings align with Larson and Martinez (2025), who show that elevated borrower leverage amplifies sensitivity to mortgage rate shocks, resulting in higher denial rates in markets with stricter lending environments.</w:t>
      </w:r>
    </w:p>
    <w:p w14:paraId="7DC0761B" w14:textId="21CC9B91" w:rsidR="005E265C" w:rsidRPr="005E265C" w:rsidRDefault="005E265C" w:rsidP="005E265C">
      <w:pPr>
        <w:ind w:firstLine="720"/>
      </w:pPr>
      <w:r w:rsidRPr="005E265C">
        <w:t>Income is a key determinant of mortgage denial outcomes. In the pre</w:t>
      </w:r>
      <w:r w:rsidRPr="005E265C">
        <w:noBreakHyphen/>
        <w:t>COVID period, applicants earning between $50,000 and $100,000 exhibited higher denial rates than those in the reference income category of $200,000 to $300,000. This pattern shifted in 2020 and 2021: applicants in the $50,000</w:t>
      </w:r>
      <w:r w:rsidR="00287F53">
        <w:t xml:space="preserve"> to </w:t>
      </w:r>
      <w:r w:rsidRPr="005E265C">
        <w:t>$100,000 range experienced slightly lower denial rates than the reference group, although the differences were modest</w:t>
      </w:r>
      <w:r w:rsidR="004D1762">
        <w:t xml:space="preserve"> and non-</w:t>
      </w:r>
      <w:r w:rsidR="00DF2264">
        <w:t>significant</w:t>
      </w:r>
      <w:r w:rsidRPr="005E265C">
        <w:t>. A similar reversal occurred for applicants earning between $300,000 and $400,000, who faced higher denial rates than the reference category</w:t>
      </w:r>
      <w:r w:rsidR="0013203E">
        <w:t>, with the difference being significant</w:t>
      </w:r>
      <w:r w:rsidR="00E67971">
        <w:t xml:space="preserve"> only</w:t>
      </w:r>
      <w:r w:rsidR="0013203E">
        <w:t xml:space="preserve"> in 2020 and 2021</w:t>
      </w:r>
      <w:r w:rsidRPr="005E265C">
        <w:t>. For higher income brackets (above $400,000), relatively small sample sizes likely contribute to the larger coefficients observed in some years, reflecting greater variability rather than a stable underlying pattern. By 2022 and 2023, as sample sizes increased, these coefficients became more stable. In the post</w:t>
      </w:r>
      <w:r w:rsidRPr="005E265C">
        <w:noBreakHyphen/>
        <w:t>pandemic period, the relationship between income and mortgage denial realigned: among income categories with statistically significant effects, all showed higher denial rates relative to the reference group.</w:t>
      </w:r>
    </w:p>
    <w:p w14:paraId="76995B23" w14:textId="0E70BC89" w:rsidR="007F0DE9" w:rsidRDefault="007F0DE9" w:rsidP="00307B37">
      <w:pPr>
        <w:ind w:firstLine="720"/>
      </w:pPr>
      <w:r>
        <w:lastRenderedPageBreak/>
        <w:t xml:space="preserve">The reference category </w:t>
      </w:r>
      <w:r w:rsidR="00647412">
        <w:t xml:space="preserve">for race </w:t>
      </w:r>
      <w:r>
        <w:t>is Non-Hispanic White applicants.</w:t>
      </w:r>
      <w:r w:rsidR="003951F2">
        <w:t xml:space="preserve"> Across all six years, applicants in every other racial </w:t>
      </w:r>
      <w:r w:rsidR="00DF1663">
        <w:t>group – including those classified under the Joint category</w:t>
      </w:r>
      <w:r w:rsidR="0066532D">
        <w:t xml:space="preserve"> – exhibited significantly higher odds of mortgage denial relative to this baseline.</w:t>
      </w:r>
      <w:r>
        <w:t xml:space="preserve"> </w:t>
      </w:r>
      <w:proofErr w:type="gramStart"/>
      <w:r w:rsidR="007B1BA9">
        <w:t>With the exception of</w:t>
      </w:r>
      <w:proofErr w:type="gramEnd"/>
      <w:r w:rsidR="00722DC0">
        <w:t xml:space="preserve"> 2018 and 2020</w:t>
      </w:r>
      <w:r>
        <w:t xml:space="preserve">, </w:t>
      </w:r>
      <w:r w:rsidR="007B1BA9">
        <w:t xml:space="preserve">Black or African American </w:t>
      </w:r>
      <w:r w:rsidR="003E3786">
        <w:t>applicants consistently</w:t>
      </w:r>
      <w:r w:rsidR="007B1BA9">
        <w:t xml:space="preserve"> showed </w:t>
      </w:r>
      <w:r w:rsidR="00974038">
        <w:t>the highest</w:t>
      </w:r>
      <w:r>
        <w:t xml:space="preserve"> log</w:t>
      </w:r>
      <w:r w:rsidR="00974038">
        <w:t xml:space="preserve"> odds</w:t>
      </w:r>
      <w:r>
        <w:t xml:space="preserve"> </w:t>
      </w:r>
      <w:r w:rsidR="00722DC0">
        <w:t>of denial</w:t>
      </w:r>
      <w:r w:rsidR="00974038">
        <w:t xml:space="preserve"> after accounting for observable</w:t>
      </w:r>
      <w:r w:rsidR="003E3786">
        <w:t xml:space="preserve"> credit-related factors. </w:t>
      </w:r>
      <w:r w:rsidR="00722DC0">
        <w:t xml:space="preserve"> </w:t>
      </w:r>
      <w:r w:rsidR="003E3786" w:rsidRPr="003E3786">
        <w:t xml:space="preserve">In those two years, applicants categorized as Other Minority Races (in 2018) and Asian applicants (in 2020) demonstrated the highest likelihood of denial. A notable pattern also emerges for Joint applications: their odds of denial decreased over time relative to the reference category, suggesting a gradual convergence toward more favorable outcomes. These findings complement the work of </w:t>
      </w:r>
      <w:proofErr w:type="spellStart"/>
      <w:r w:rsidR="003E3786" w:rsidRPr="003E3786">
        <w:t>Dillbary</w:t>
      </w:r>
      <w:proofErr w:type="spellEnd"/>
      <w:r w:rsidR="003E3786" w:rsidRPr="003E3786">
        <w:t xml:space="preserve"> and Edwards (2019), who show that intersectionality</w:t>
      </w:r>
      <w:r w:rsidR="003E3786">
        <w:t xml:space="preserve"> – particularly the combined effects of race and gender </w:t>
      </w:r>
      <w:r w:rsidR="009E3DFA">
        <w:t xml:space="preserve">– shapes lending outcomes, with same-sex and </w:t>
      </w:r>
      <w:r w:rsidR="00307B37">
        <w:t>mixed-race</w:t>
      </w:r>
      <w:r w:rsidR="009E3DFA">
        <w:t xml:space="preserve"> applicants </w:t>
      </w:r>
      <w:r w:rsidR="00307B37">
        <w:t>experiencing distinct forms of discrimination.</w:t>
      </w:r>
    </w:p>
    <w:p w14:paraId="26B37D8A" w14:textId="7036FAC6" w:rsidR="00C95EAD" w:rsidRPr="00C95EAD" w:rsidRDefault="00C95EAD" w:rsidP="00C95EAD">
      <w:pPr>
        <w:ind w:firstLine="720"/>
      </w:pPr>
      <w:r w:rsidRPr="00C95EAD">
        <w:t>Age and sex also emerge as meaningful predictors of mortgage denial. Applicants aged 34 or younger were consistently less likely to be denied than those in the 35</w:t>
      </w:r>
      <w:r>
        <w:t>-4</w:t>
      </w:r>
      <w:r w:rsidRPr="00C95EAD">
        <w:t>4 reference group, and this difference remained statistically significant across all six years of the study. The reference category for sex is Joint applicants, reflecting their predominance in the dataset. Relative to this group, both male and female applicants exhibited higher odds of denial. The effect was even more pronounced for applicants who did not disclose their sex</w:t>
      </w:r>
      <w:r>
        <w:t xml:space="preserve"> – particularly </w:t>
      </w:r>
      <w:r w:rsidRPr="00C95EAD">
        <w:t>among those classified as male</w:t>
      </w:r>
      <w:r>
        <w:t xml:space="preserve"> – su</w:t>
      </w:r>
      <w:r w:rsidRPr="00C95EAD">
        <w:t>ggestin</w:t>
      </w:r>
      <w:r>
        <w:t xml:space="preserve">g </w:t>
      </w:r>
      <w:r w:rsidRPr="00C95EAD">
        <w:t>that missing demographic information may signal unobserved risk factors or trigger more conservative lending responses.</w:t>
      </w:r>
    </w:p>
    <w:p w14:paraId="1AAF64C0" w14:textId="77777777" w:rsidR="00134E37" w:rsidRDefault="00134E37" w:rsidP="00134E37"/>
    <w:p w14:paraId="26DC388D" w14:textId="788D35A2" w:rsidR="00E30504" w:rsidRPr="000764CD" w:rsidRDefault="00E30504" w:rsidP="00E30504">
      <w:pPr>
        <w:pStyle w:val="ListParagraph"/>
        <w:numPr>
          <w:ilvl w:val="1"/>
          <w:numId w:val="3"/>
        </w:numPr>
        <w:ind w:hanging="735"/>
        <w:rPr>
          <w:b/>
          <w:bCs/>
        </w:rPr>
      </w:pPr>
      <w:r w:rsidRPr="000764CD">
        <w:rPr>
          <w:b/>
          <w:bCs/>
        </w:rPr>
        <w:t>SIR Results</w:t>
      </w:r>
    </w:p>
    <w:p w14:paraId="2ABC5BCA" w14:textId="77777777" w:rsidR="00E30504" w:rsidRDefault="00E30504" w:rsidP="00E30504">
      <w:r>
        <w:t xml:space="preserve">Drawing on the evidence in Table 3, we examine mortgage denial patterns at the county level to better understand how race, geography, and credit risk interact within the approval process. To facilitate these comparisons, we employ the Standardized Incidence Ratio (SIR) to assess county-level denial rates in Texas, both before and after adjusting for credit risk factors in 2018 and 2023. Standardization allows us to account for underlying credit risk characteristics within the statewide applicant pool, thereby enabling more meaningful comparisons across demographic and geographic contexts. By controlling for factors such as income, employment, and creditworthiness, the SIR highlights counties whose denial rates deviate from what would be expected given their risk profiles. Counties with SIR values above 1 exhibit higher-than-expected denial rates, suggesting potential structural barriers or localized socioeconomic conditions that may influence lending practices, </w:t>
      </w:r>
      <w:r>
        <w:lastRenderedPageBreak/>
        <w:t>whereas counties with SIR values below 1 indicate more favorable lending environments relative to statewide norms.</w:t>
      </w:r>
    </w:p>
    <w:p w14:paraId="55661DB1" w14:textId="057B4613" w:rsidR="00CA6E8F" w:rsidRDefault="00E30504" w:rsidP="006234D6">
      <w:pPr>
        <w:ind w:firstLine="720"/>
        <w:sectPr w:rsidR="00CA6E8F">
          <w:pgSz w:w="12240" w:h="15840"/>
          <w:pgMar w:top="1440" w:right="1440" w:bottom="1440" w:left="1440" w:header="720" w:footer="720" w:gutter="0"/>
          <w:cols w:space="720"/>
          <w:docGrid w:linePitch="360"/>
        </w:sectPr>
      </w:pPr>
      <w:r>
        <w:t>For this analysis, we focus on comparing 2018 with 2023</w:t>
      </w:r>
      <w:r w:rsidR="00AF572E">
        <w:t>, as results in the years in between were similar</w:t>
      </w:r>
      <w:r>
        <w:t>. Prior to adjusting for credit risk, county-level observed denial rates were calculated and benchmarked against Texas’s overall denial rate, which was 11.75% in 2018 and 12.1</w:t>
      </w:r>
      <w:r w:rsidR="00217867">
        <w:t>7</w:t>
      </w:r>
      <w:r>
        <w:t>% in 2023. Figure 3 displays the resulting SIR maps</w:t>
      </w:r>
      <w:r w:rsidR="00B26B86">
        <w:t xml:space="preserve"> before the adjustment</w:t>
      </w:r>
      <w:r>
        <w:t xml:space="preserve">. As noted, an SIR below 1 signifies denial rates lower than the statewide average, while an SIR above 1 indicates higher-than-average rates. The right-hand panel of Figure 3 </w:t>
      </w:r>
      <w:r w:rsidR="006234D6">
        <w:t xml:space="preserve">shows the SIR for the 2 years while the one on the left </w:t>
      </w:r>
      <w:r>
        <w:t>depicts the change in SIR over the five-year period.</w:t>
      </w:r>
      <w:r w:rsidR="00CA6E8F">
        <w:t xml:space="preserve"> </w:t>
      </w:r>
    </w:p>
    <w:p w14:paraId="171A0EE8" w14:textId="7A932CBB" w:rsidR="00E30504" w:rsidRDefault="00E30504" w:rsidP="00CA6E8F">
      <w:pPr>
        <w:ind w:firstLine="720"/>
      </w:pPr>
    </w:p>
    <w:p w14:paraId="018FF233" w14:textId="10914022" w:rsidR="000764CD" w:rsidRDefault="000764CD" w:rsidP="000764CD">
      <w:pPr>
        <w:pStyle w:val="Caption"/>
        <w:keepNext/>
      </w:pPr>
      <w:r>
        <w:t xml:space="preserve">Table </w:t>
      </w:r>
      <w:fldSimple w:instr=" SEQ Table \* ARABIC ">
        <w:r>
          <w:rPr>
            <w:noProof/>
          </w:rPr>
          <w:t>3</w:t>
        </w:r>
      </w:fldSimple>
      <w:r w:rsidRPr="00243C7B">
        <w:t>: Logistic Regressions (2018 – 2023)</w:t>
      </w:r>
    </w:p>
    <w:tbl>
      <w:tblPr>
        <w:tblW w:w="0" w:type="auto"/>
        <w:jc w:val="center"/>
        <w:tblLayout w:type="fixed"/>
        <w:tblCellMar>
          <w:left w:w="0" w:type="dxa"/>
          <w:right w:w="0" w:type="dxa"/>
        </w:tblCellMar>
        <w:tblLook w:val="01E0" w:firstRow="1" w:lastRow="1" w:firstColumn="1" w:lastColumn="1" w:noHBand="0" w:noVBand="0"/>
      </w:tblPr>
      <w:tblGrid>
        <w:gridCol w:w="1658"/>
        <w:gridCol w:w="1377"/>
        <w:gridCol w:w="967"/>
        <w:gridCol w:w="1272"/>
        <w:gridCol w:w="1273"/>
        <w:gridCol w:w="1054"/>
        <w:gridCol w:w="1272"/>
        <w:gridCol w:w="1272"/>
      </w:tblGrid>
      <w:tr w:rsidR="00CA6E8F" w14:paraId="0DE5E4C3" w14:textId="77777777" w:rsidTr="00CA6E8F">
        <w:trPr>
          <w:trHeight w:val="317"/>
          <w:jc w:val="center"/>
        </w:trPr>
        <w:tc>
          <w:tcPr>
            <w:tcW w:w="1658" w:type="dxa"/>
            <w:tcBorders>
              <w:top w:val="single" w:sz="6" w:space="0" w:color="000000"/>
              <w:bottom w:val="single" w:sz="4" w:space="0" w:color="000000"/>
            </w:tcBorders>
          </w:tcPr>
          <w:p w14:paraId="164E06F7" w14:textId="77777777" w:rsidR="00CA6E8F" w:rsidRDefault="00CA6E8F" w:rsidP="00541BEF">
            <w:pPr>
              <w:pStyle w:val="TableParagraph"/>
              <w:spacing w:before="41" w:line="240" w:lineRule="auto"/>
              <w:ind w:left="95"/>
              <w:rPr>
                <w:b/>
                <w:sz w:val="19"/>
              </w:rPr>
            </w:pPr>
            <w:r>
              <w:rPr>
                <w:b/>
                <w:spacing w:val="-2"/>
                <w:sz w:val="19"/>
              </w:rPr>
              <w:t>Variable</w:t>
            </w:r>
          </w:p>
        </w:tc>
        <w:tc>
          <w:tcPr>
            <w:tcW w:w="1377" w:type="dxa"/>
            <w:tcBorders>
              <w:top w:val="single" w:sz="6" w:space="0" w:color="000000"/>
              <w:bottom w:val="single" w:sz="4" w:space="0" w:color="000000"/>
            </w:tcBorders>
          </w:tcPr>
          <w:p w14:paraId="4A6DF34B" w14:textId="77777777" w:rsidR="00CA6E8F" w:rsidRDefault="00CA6E8F" w:rsidP="00541BEF">
            <w:pPr>
              <w:pStyle w:val="TableParagraph"/>
              <w:spacing w:before="41" w:line="240" w:lineRule="auto"/>
              <w:ind w:left="24"/>
              <w:rPr>
                <w:b/>
                <w:sz w:val="19"/>
              </w:rPr>
            </w:pPr>
            <w:r>
              <w:rPr>
                <w:b/>
                <w:spacing w:val="-2"/>
                <w:sz w:val="19"/>
              </w:rPr>
              <w:t>Category</w:t>
            </w:r>
          </w:p>
        </w:tc>
        <w:tc>
          <w:tcPr>
            <w:tcW w:w="967" w:type="dxa"/>
            <w:tcBorders>
              <w:top w:val="single" w:sz="6" w:space="0" w:color="000000"/>
              <w:bottom w:val="single" w:sz="4" w:space="0" w:color="000000"/>
            </w:tcBorders>
          </w:tcPr>
          <w:p w14:paraId="771B5B9C" w14:textId="77777777" w:rsidR="00CA6E8F" w:rsidRDefault="00CA6E8F" w:rsidP="00541BEF">
            <w:pPr>
              <w:pStyle w:val="TableParagraph"/>
              <w:spacing w:before="41" w:line="240" w:lineRule="auto"/>
              <w:ind w:right="84"/>
              <w:jc w:val="center"/>
              <w:rPr>
                <w:b/>
                <w:sz w:val="19"/>
              </w:rPr>
            </w:pPr>
            <w:r>
              <w:rPr>
                <w:b/>
                <w:spacing w:val="-4"/>
                <w:sz w:val="19"/>
              </w:rPr>
              <w:t>2018</w:t>
            </w:r>
          </w:p>
        </w:tc>
        <w:tc>
          <w:tcPr>
            <w:tcW w:w="1272" w:type="dxa"/>
            <w:tcBorders>
              <w:top w:val="single" w:sz="6" w:space="0" w:color="000000"/>
              <w:bottom w:val="single" w:sz="4" w:space="0" w:color="000000"/>
            </w:tcBorders>
          </w:tcPr>
          <w:p w14:paraId="6F9667EE" w14:textId="77777777" w:rsidR="00CA6E8F" w:rsidRDefault="00CA6E8F" w:rsidP="00541BEF">
            <w:pPr>
              <w:pStyle w:val="TableParagraph"/>
              <w:spacing w:before="41" w:line="240" w:lineRule="auto"/>
              <w:ind w:left="14" w:right="11"/>
              <w:jc w:val="center"/>
              <w:rPr>
                <w:b/>
                <w:sz w:val="19"/>
              </w:rPr>
            </w:pPr>
            <w:r>
              <w:rPr>
                <w:b/>
                <w:spacing w:val="-4"/>
                <w:sz w:val="19"/>
              </w:rPr>
              <w:t>2019</w:t>
            </w:r>
          </w:p>
        </w:tc>
        <w:tc>
          <w:tcPr>
            <w:tcW w:w="1273" w:type="dxa"/>
            <w:tcBorders>
              <w:top w:val="single" w:sz="6" w:space="0" w:color="000000"/>
              <w:bottom w:val="single" w:sz="4" w:space="0" w:color="000000"/>
            </w:tcBorders>
          </w:tcPr>
          <w:p w14:paraId="781E03D4" w14:textId="77777777" w:rsidR="00CA6E8F" w:rsidRDefault="00CA6E8F" w:rsidP="00541BEF">
            <w:pPr>
              <w:pStyle w:val="TableParagraph"/>
              <w:spacing w:before="41" w:line="240" w:lineRule="auto"/>
              <w:ind w:left="6" w:right="2"/>
              <w:jc w:val="center"/>
              <w:rPr>
                <w:b/>
                <w:sz w:val="19"/>
              </w:rPr>
            </w:pPr>
            <w:r>
              <w:rPr>
                <w:b/>
                <w:spacing w:val="-4"/>
                <w:w w:val="95"/>
                <w:sz w:val="19"/>
              </w:rPr>
              <w:t>2020</w:t>
            </w:r>
          </w:p>
        </w:tc>
        <w:tc>
          <w:tcPr>
            <w:tcW w:w="1054" w:type="dxa"/>
            <w:tcBorders>
              <w:top w:val="single" w:sz="6" w:space="0" w:color="000000"/>
              <w:bottom w:val="single" w:sz="4" w:space="0" w:color="000000"/>
            </w:tcBorders>
          </w:tcPr>
          <w:p w14:paraId="3285CB49" w14:textId="77777777" w:rsidR="00CA6E8F" w:rsidRDefault="00CA6E8F" w:rsidP="00541BEF">
            <w:pPr>
              <w:pStyle w:val="TableParagraph"/>
              <w:spacing w:before="41" w:line="240" w:lineRule="auto"/>
              <w:ind w:left="8" w:right="2"/>
              <w:jc w:val="center"/>
              <w:rPr>
                <w:b/>
                <w:sz w:val="19"/>
              </w:rPr>
            </w:pPr>
            <w:r>
              <w:rPr>
                <w:b/>
                <w:spacing w:val="-4"/>
                <w:sz w:val="19"/>
              </w:rPr>
              <w:t>2021</w:t>
            </w:r>
          </w:p>
        </w:tc>
        <w:tc>
          <w:tcPr>
            <w:tcW w:w="1272" w:type="dxa"/>
            <w:tcBorders>
              <w:top w:val="single" w:sz="6" w:space="0" w:color="000000"/>
              <w:bottom w:val="single" w:sz="4" w:space="0" w:color="000000"/>
            </w:tcBorders>
          </w:tcPr>
          <w:p w14:paraId="51D47F51" w14:textId="77777777" w:rsidR="00CA6E8F" w:rsidRDefault="00CA6E8F" w:rsidP="00541BEF">
            <w:pPr>
              <w:pStyle w:val="TableParagraph"/>
              <w:spacing w:before="41" w:line="240" w:lineRule="auto"/>
              <w:ind w:left="14" w:right="6"/>
              <w:jc w:val="center"/>
              <w:rPr>
                <w:b/>
                <w:sz w:val="19"/>
              </w:rPr>
            </w:pPr>
            <w:r>
              <w:rPr>
                <w:b/>
                <w:spacing w:val="-4"/>
                <w:w w:val="95"/>
                <w:sz w:val="19"/>
              </w:rPr>
              <w:t>2022</w:t>
            </w:r>
          </w:p>
        </w:tc>
        <w:tc>
          <w:tcPr>
            <w:tcW w:w="1272" w:type="dxa"/>
            <w:tcBorders>
              <w:top w:val="single" w:sz="6" w:space="0" w:color="000000"/>
              <w:bottom w:val="single" w:sz="4" w:space="0" w:color="000000"/>
            </w:tcBorders>
          </w:tcPr>
          <w:p w14:paraId="6025316C" w14:textId="77777777" w:rsidR="00CA6E8F" w:rsidRDefault="00CA6E8F" w:rsidP="00541BEF">
            <w:pPr>
              <w:pStyle w:val="TableParagraph"/>
              <w:spacing w:before="41" w:line="240" w:lineRule="auto"/>
              <w:ind w:left="14" w:right="3"/>
              <w:jc w:val="center"/>
              <w:rPr>
                <w:b/>
                <w:sz w:val="19"/>
              </w:rPr>
            </w:pPr>
            <w:r>
              <w:rPr>
                <w:b/>
                <w:spacing w:val="-4"/>
                <w:w w:val="95"/>
                <w:sz w:val="19"/>
              </w:rPr>
              <w:t>2023</w:t>
            </w:r>
          </w:p>
        </w:tc>
      </w:tr>
      <w:tr w:rsidR="00E02597" w14:paraId="5ECCB135" w14:textId="77777777" w:rsidTr="00B775FF">
        <w:trPr>
          <w:trHeight w:val="282"/>
          <w:jc w:val="center"/>
        </w:trPr>
        <w:tc>
          <w:tcPr>
            <w:tcW w:w="1658" w:type="dxa"/>
            <w:tcBorders>
              <w:top w:val="single" w:sz="4" w:space="0" w:color="000000"/>
            </w:tcBorders>
          </w:tcPr>
          <w:p w14:paraId="4785CF3A" w14:textId="3AC48757" w:rsidR="00E02597" w:rsidRDefault="00E02597" w:rsidP="00E02597">
            <w:pPr>
              <w:pStyle w:val="TableParagraph"/>
              <w:spacing w:before="40" w:line="240" w:lineRule="auto"/>
              <w:ind w:left="95"/>
              <w:rPr>
                <w:sz w:val="19"/>
              </w:rPr>
            </w:pPr>
            <w:r>
              <w:rPr>
                <w:spacing w:val="-2"/>
                <w:sz w:val="19"/>
              </w:rPr>
              <w:t>Intercept</w:t>
            </w:r>
          </w:p>
        </w:tc>
        <w:tc>
          <w:tcPr>
            <w:tcW w:w="1377" w:type="dxa"/>
            <w:tcBorders>
              <w:top w:val="single" w:sz="4" w:space="0" w:color="000000"/>
            </w:tcBorders>
          </w:tcPr>
          <w:p w14:paraId="736BBB5C" w14:textId="77777777" w:rsidR="00E02597" w:rsidRDefault="00E02597" w:rsidP="00E02597">
            <w:pPr>
              <w:pStyle w:val="TableParagraph"/>
              <w:spacing w:line="240" w:lineRule="auto"/>
              <w:rPr>
                <w:rFonts w:ascii="Times New Roman"/>
                <w:sz w:val="18"/>
              </w:rPr>
            </w:pPr>
          </w:p>
        </w:tc>
        <w:tc>
          <w:tcPr>
            <w:tcW w:w="967" w:type="dxa"/>
            <w:tcBorders>
              <w:top w:val="single" w:sz="4" w:space="0" w:color="000000"/>
            </w:tcBorders>
            <w:vAlign w:val="bottom"/>
          </w:tcPr>
          <w:p w14:paraId="06FFA9B8" w14:textId="709CDBFC" w:rsidR="00E02597" w:rsidRPr="00D9506B" w:rsidRDefault="00E02597" w:rsidP="00E02597">
            <w:pPr>
              <w:pStyle w:val="TableParagraph"/>
              <w:ind w:left="6" w:right="1"/>
              <w:jc w:val="center"/>
              <w:rPr>
                <w:spacing w:val="-2"/>
                <w:sz w:val="19"/>
              </w:rPr>
            </w:pPr>
            <w:r w:rsidRPr="00E02597">
              <w:rPr>
                <w:spacing w:val="-2"/>
                <w:sz w:val="19"/>
              </w:rPr>
              <w:t>-2.801***</w:t>
            </w:r>
          </w:p>
        </w:tc>
        <w:tc>
          <w:tcPr>
            <w:tcW w:w="1272" w:type="dxa"/>
            <w:tcBorders>
              <w:top w:val="single" w:sz="4" w:space="0" w:color="000000"/>
            </w:tcBorders>
            <w:vAlign w:val="bottom"/>
          </w:tcPr>
          <w:p w14:paraId="191E9D89" w14:textId="22F066AC" w:rsidR="00E02597" w:rsidRPr="00D9506B" w:rsidRDefault="00E02597" w:rsidP="00E02597">
            <w:pPr>
              <w:pStyle w:val="TableParagraph"/>
              <w:ind w:left="6" w:right="1"/>
              <w:jc w:val="center"/>
              <w:rPr>
                <w:spacing w:val="-2"/>
                <w:sz w:val="19"/>
              </w:rPr>
            </w:pPr>
            <w:r w:rsidRPr="00E02597">
              <w:rPr>
                <w:spacing w:val="-2"/>
                <w:sz w:val="19"/>
              </w:rPr>
              <w:t>-3.016***</w:t>
            </w:r>
          </w:p>
        </w:tc>
        <w:tc>
          <w:tcPr>
            <w:tcW w:w="1273" w:type="dxa"/>
            <w:tcBorders>
              <w:top w:val="single" w:sz="4" w:space="0" w:color="000000"/>
            </w:tcBorders>
            <w:vAlign w:val="bottom"/>
          </w:tcPr>
          <w:p w14:paraId="468E5242" w14:textId="34DEBB22" w:rsidR="00E02597" w:rsidRPr="00D9506B" w:rsidRDefault="00E02597" w:rsidP="00E02597">
            <w:pPr>
              <w:pStyle w:val="TableParagraph"/>
              <w:ind w:left="6" w:right="1"/>
              <w:jc w:val="center"/>
              <w:rPr>
                <w:spacing w:val="-2"/>
                <w:sz w:val="19"/>
              </w:rPr>
            </w:pPr>
            <w:r w:rsidRPr="00E02597">
              <w:rPr>
                <w:spacing w:val="-2"/>
                <w:sz w:val="19"/>
              </w:rPr>
              <w:t>-2.749***</w:t>
            </w:r>
          </w:p>
        </w:tc>
        <w:tc>
          <w:tcPr>
            <w:tcW w:w="1054" w:type="dxa"/>
            <w:tcBorders>
              <w:top w:val="single" w:sz="4" w:space="0" w:color="000000"/>
            </w:tcBorders>
            <w:vAlign w:val="bottom"/>
          </w:tcPr>
          <w:p w14:paraId="5CF67E60" w14:textId="0E86D3BD" w:rsidR="00E02597" w:rsidRPr="00D9506B" w:rsidRDefault="00E02597" w:rsidP="00E02597">
            <w:pPr>
              <w:pStyle w:val="TableParagraph"/>
              <w:ind w:left="6" w:right="1"/>
              <w:jc w:val="center"/>
              <w:rPr>
                <w:spacing w:val="-2"/>
                <w:sz w:val="19"/>
              </w:rPr>
            </w:pPr>
            <w:r w:rsidRPr="00E02597">
              <w:rPr>
                <w:spacing w:val="-2"/>
                <w:sz w:val="19"/>
              </w:rPr>
              <w:t>-3.027***</w:t>
            </w:r>
          </w:p>
        </w:tc>
        <w:tc>
          <w:tcPr>
            <w:tcW w:w="1272" w:type="dxa"/>
            <w:tcBorders>
              <w:top w:val="single" w:sz="4" w:space="0" w:color="000000"/>
            </w:tcBorders>
            <w:vAlign w:val="bottom"/>
          </w:tcPr>
          <w:p w14:paraId="775AFEE4" w14:textId="71DE4296" w:rsidR="00E02597" w:rsidRPr="00D9506B" w:rsidRDefault="00E02597" w:rsidP="00E02597">
            <w:pPr>
              <w:pStyle w:val="TableParagraph"/>
              <w:ind w:left="6" w:right="1"/>
              <w:jc w:val="center"/>
              <w:rPr>
                <w:spacing w:val="-2"/>
                <w:sz w:val="19"/>
              </w:rPr>
            </w:pPr>
            <w:r w:rsidRPr="00E02597">
              <w:rPr>
                <w:spacing w:val="-2"/>
                <w:sz w:val="19"/>
              </w:rPr>
              <w:t>-3.29***</w:t>
            </w:r>
          </w:p>
        </w:tc>
        <w:tc>
          <w:tcPr>
            <w:tcW w:w="1272" w:type="dxa"/>
            <w:tcBorders>
              <w:top w:val="single" w:sz="4" w:space="0" w:color="000000"/>
            </w:tcBorders>
            <w:vAlign w:val="bottom"/>
          </w:tcPr>
          <w:p w14:paraId="78F15EBF" w14:textId="7603F230" w:rsidR="00E02597" w:rsidRPr="00D9506B" w:rsidRDefault="00E02597" w:rsidP="00E02597">
            <w:pPr>
              <w:pStyle w:val="TableParagraph"/>
              <w:ind w:left="6" w:right="1"/>
              <w:jc w:val="center"/>
              <w:rPr>
                <w:spacing w:val="-2"/>
                <w:sz w:val="19"/>
              </w:rPr>
            </w:pPr>
            <w:r w:rsidRPr="00E02597">
              <w:rPr>
                <w:spacing w:val="-2"/>
                <w:sz w:val="19"/>
              </w:rPr>
              <w:t>-3.394***</w:t>
            </w:r>
          </w:p>
        </w:tc>
      </w:tr>
      <w:tr w:rsidR="00DA07F4" w14:paraId="35415B9A" w14:textId="77777777" w:rsidTr="00B775FF">
        <w:trPr>
          <w:trHeight w:val="282"/>
          <w:jc w:val="center"/>
        </w:trPr>
        <w:tc>
          <w:tcPr>
            <w:tcW w:w="1658" w:type="dxa"/>
            <w:tcBorders>
              <w:top w:val="single" w:sz="4" w:space="0" w:color="000000"/>
            </w:tcBorders>
          </w:tcPr>
          <w:p w14:paraId="72CB39C4" w14:textId="77777777" w:rsidR="00DA07F4" w:rsidRDefault="00DA07F4" w:rsidP="00D9506B">
            <w:pPr>
              <w:pStyle w:val="TableParagraph"/>
              <w:spacing w:before="40" w:line="240" w:lineRule="auto"/>
              <w:ind w:left="95"/>
              <w:rPr>
                <w:spacing w:val="-2"/>
                <w:sz w:val="19"/>
              </w:rPr>
            </w:pPr>
          </w:p>
        </w:tc>
        <w:tc>
          <w:tcPr>
            <w:tcW w:w="1377" w:type="dxa"/>
            <w:tcBorders>
              <w:top w:val="single" w:sz="4" w:space="0" w:color="000000"/>
            </w:tcBorders>
          </w:tcPr>
          <w:p w14:paraId="797419DF" w14:textId="77777777" w:rsidR="00DA07F4" w:rsidRDefault="00DA07F4" w:rsidP="00D9506B">
            <w:pPr>
              <w:pStyle w:val="TableParagraph"/>
              <w:spacing w:line="240" w:lineRule="auto"/>
              <w:rPr>
                <w:rFonts w:ascii="Times New Roman"/>
                <w:sz w:val="18"/>
              </w:rPr>
            </w:pPr>
          </w:p>
        </w:tc>
        <w:tc>
          <w:tcPr>
            <w:tcW w:w="967" w:type="dxa"/>
            <w:tcBorders>
              <w:top w:val="single" w:sz="4" w:space="0" w:color="000000"/>
            </w:tcBorders>
            <w:vAlign w:val="bottom"/>
          </w:tcPr>
          <w:p w14:paraId="76118202" w14:textId="77777777" w:rsidR="00DA07F4" w:rsidRPr="00D9506B" w:rsidRDefault="00DA07F4" w:rsidP="00D9506B">
            <w:pPr>
              <w:pStyle w:val="TableParagraph"/>
              <w:ind w:right="83"/>
              <w:jc w:val="center"/>
              <w:rPr>
                <w:spacing w:val="-2"/>
                <w:sz w:val="19"/>
              </w:rPr>
            </w:pPr>
          </w:p>
        </w:tc>
        <w:tc>
          <w:tcPr>
            <w:tcW w:w="1272" w:type="dxa"/>
            <w:tcBorders>
              <w:top w:val="single" w:sz="4" w:space="0" w:color="000000"/>
            </w:tcBorders>
            <w:vAlign w:val="bottom"/>
          </w:tcPr>
          <w:p w14:paraId="18B58CA0" w14:textId="77777777" w:rsidR="00DA07F4" w:rsidRPr="00D9506B" w:rsidRDefault="00DA07F4" w:rsidP="00D9506B">
            <w:pPr>
              <w:pStyle w:val="TableParagraph"/>
              <w:ind w:left="14" w:right="83"/>
              <w:jc w:val="center"/>
              <w:rPr>
                <w:spacing w:val="-2"/>
                <w:sz w:val="19"/>
              </w:rPr>
            </w:pPr>
          </w:p>
        </w:tc>
        <w:tc>
          <w:tcPr>
            <w:tcW w:w="1273" w:type="dxa"/>
            <w:tcBorders>
              <w:top w:val="single" w:sz="4" w:space="0" w:color="000000"/>
            </w:tcBorders>
            <w:vAlign w:val="bottom"/>
          </w:tcPr>
          <w:p w14:paraId="07E0A062" w14:textId="77777777" w:rsidR="00DA07F4" w:rsidRPr="00D9506B" w:rsidRDefault="00DA07F4" w:rsidP="00D9506B">
            <w:pPr>
              <w:pStyle w:val="TableParagraph"/>
              <w:ind w:left="6" w:right="83"/>
              <w:jc w:val="center"/>
              <w:rPr>
                <w:spacing w:val="-2"/>
                <w:sz w:val="19"/>
              </w:rPr>
            </w:pPr>
          </w:p>
        </w:tc>
        <w:tc>
          <w:tcPr>
            <w:tcW w:w="1054" w:type="dxa"/>
            <w:tcBorders>
              <w:top w:val="single" w:sz="4" w:space="0" w:color="000000"/>
            </w:tcBorders>
            <w:vAlign w:val="bottom"/>
          </w:tcPr>
          <w:p w14:paraId="4F75834D" w14:textId="77777777" w:rsidR="00DA07F4" w:rsidRPr="00D9506B" w:rsidRDefault="00DA07F4" w:rsidP="00D9506B">
            <w:pPr>
              <w:pStyle w:val="TableParagraph"/>
              <w:ind w:left="8" w:right="83"/>
              <w:jc w:val="center"/>
              <w:rPr>
                <w:spacing w:val="-2"/>
                <w:sz w:val="19"/>
              </w:rPr>
            </w:pPr>
          </w:p>
        </w:tc>
        <w:tc>
          <w:tcPr>
            <w:tcW w:w="1272" w:type="dxa"/>
            <w:tcBorders>
              <w:top w:val="single" w:sz="4" w:space="0" w:color="000000"/>
            </w:tcBorders>
            <w:vAlign w:val="bottom"/>
          </w:tcPr>
          <w:p w14:paraId="6A3B078C" w14:textId="77777777" w:rsidR="00DA07F4" w:rsidRPr="00D9506B" w:rsidRDefault="00DA07F4" w:rsidP="00D9506B">
            <w:pPr>
              <w:pStyle w:val="TableParagraph"/>
              <w:ind w:left="14" w:right="83"/>
              <w:jc w:val="center"/>
              <w:rPr>
                <w:spacing w:val="-2"/>
                <w:sz w:val="19"/>
              </w:rPr>
            </w:pPr>
          </w:p>
        </w:tc>
        <w:tc>
          <w:tcPr>
            <w:tcW w:w="1272" w:type="dxa"/>
            <w:tcBorders>
              <w:top w:val="single" w:sz="4" w:space="0" w:color="000000"/>
            </w:tcBorders>
            <w:vAlign w:val="bottom"/>
          </w:tcPr>
          <w:p w14:paraId="759D793F" w14:textId="77777777" w:rsidR="00DA07F4" w:rsidRPr="00D9506B" w:rsidRDefault="00DA07F4" w:rsidP="00D9506B">
            <w:pPr>
              <w:pStyle w:val="TableParagraph"/>
              <w:ind w:left="14" w:right="83"/>
              <w:jc w:val="center"/>
              <w:rPr>
                <w:spacing w:val="-2"/>
                <w:sz w:val="19"/>
              </w:rPr>
            </w:pPr>
          </w:p>
        </w:tc>
      </w:tr>
      <w:tr w:rsidR="009F35AB" w14:paraId="50269C33" w14:textId="77777777" w:rsidTr="00831A5F">
        <w:trPr>
          <w:trHeight w:val="265"/>
          <w:jc w:val="center"/>
        </w:trPr>
        <w:tc>
          <w:tcPr>
            <w:tcW w:w="1658" w:type="dxa"/>
            <w:tcBorders>
              <w:bottom w:val="single" w:sz="4" w:space="0" w:color="000000"/>
            </w:tcBorders>
          </w:tcPr>
          <w:p w14:paraId="6DB726C7" w14:textId="2FE5D628" w:rsidR="009F35AB" w:rsidRDefault="009F35AB" w:rsidP="009F35AB">
            <w:pPr>
              <w:pStyle w:val="TableParagraph"/>
              <w:ind w:left="95"/>
              <w:rPr>
                <w:sz w:val="19"/>
              </w:rPr>
            </w:pPr>
            <w:r>
              <w:rPr>
                <w:spacing w:val="-2"/>
                <w:sz w:val="19"/>
              </w:rPr>
              <w:t>DTI (%)</w:t>
            </w:r>
          </w:p>
        </w:tc>
        <w:tc>
          <w:tcPr>
            <w:tcW w:w="1377" w:type="dxa"/>
            <w:tcBorders>
              <w:bottom w:val="single" w:sz="4" w:space="0" w:color="000000"/>
            </w:tcBorders>
          </w:tcPr>
          <w:p w14:paraId="2657890B" w14:textId="77777777" w:rsidR="009F35AB" w:rsidRDefault="009F35AB" w:rsidP="009F35AB">
            <w:pPr>
              <w:pStyle w:val="TableParagraph"/>
              <w:spacing w:line="239" w:lineRule="exact"/>
              <w:ind w:left="25"/>
              <w:rPr>
                <w:sz w:val="19"/>
              </w:rPr>
            </w:pPr>
            <w:r>
              <w:rPr>
                <w:rFonts w:ascii="Source Sans 3" w:hAnsi="Source Sans 3"/>
                <w:i/>
                <w:w w:val="140"/>
                <w:sz w:val="19"/>
              </w:rPr>
              <w:t>≥</w:t>
            </w:r>
            <w:r>
              <w:rPr>
                <w:rFonts w:ascii="Source Sans 3" w:hAnsi="Source Sans 3"/>
                <w:i/>
                <w:spacing w:val="19"/>
                <w:w w:val="140"/>
                <w:sz w:val="19"/>
              </w:rPr>
              <w:t xml:space="preserve"> </w:t>
            </w:r>
            <w:r>
              <w:rPr>
                <w:spacing w:val="-5"/>
                <w:w w:val="105"/>
                <w:sz w:val="19"/>
              </w:rPr>
              <w:t>50</w:t>
            </w:r>
          </w:p>
        </w:tc>
        <w:tc>
          <w:tcPr>
            <w:tcW w:w="967" w:type="dxa"/>
            <w:tcBorders>
              <w:bottom w:val="single" w:sz="4" w:space="0" w:color="000000"/>
            </w:tcBorders>
            <w:vAlign w:val="bottom"/>
          </w:tcPr>
          <w:p w14:paraId="07314271" w14:textId="46FC6812" w:rsidR="009F35AB" w:rsidRPr="009F35AB" w:rsidRDefault="009F35AB" w:rsidP="009F35AB">
            <w:pPr>
              <w:pStyle w:val="TableParagraph"/>
              <w:ind w:left="6" w:right="1"/>
              <w:jc w:val="center"/>
              <w:rPr>
                <w:spacing w:val="-2"/>
                <w:sz w:val="19"/>
              </w:rPr>
            </w:pPr>
            <w:r w:rsidRPr="009F35AB">
              <w:rPr>
                <w:spacing w:val="-2"/>
                <w:sz w:val="19"/>
              </w:rPr>
              <w:t>1.216***</w:t>
            </w:r>
          </w:p>
        </w:tc>
        <w:tc>
          <w:tcPr>
            <w:tcW w:w="1272" w:type="dxa"/>
            <w:tcBorders>
              <w:bottom w:val="single" w:sz="4" w:space="0" w:color="000000"/>
            </w:tcBorders>
            <w:vAlign w:val="bottom"/>
          </w:tcPr>
          <w:p w14:paraId="07CE9B8E" w14:textId="6D33CB40" w:rsidR="009F35AB" w:rsidRPr="009F35AB" w:rsidRDefault="009F35AB" w:rsidP="009F35AB">
            <w:pPr>
              <w:pStyle w:val="TableParagraph"/>
              <w:ind w:left="6" w:right="1"/>
              <w:jc w:val="center"/>
              <w:rPr>
                <w:spacing w:val="-2"/>
                <w:sz w:val="19"/>
              </w:rPr>
            </w:pPr>
            <w:r w:rsidRPr="009F35AB">
              <w:rPr>
                <w:spacing w:val="-2"/>
                <w:sz w:val="19"/>
              </w:rPr>
              <w:t>1.196***</w:t>
            </w:r>
          </w:p>
        </w:tc>
        <w:tc>
          <w:tcPr>
            <w:tcW w:w="1273" w:type="dxa"/>
            <w:tcBorders>
              <w:bottom w:val="single" w:sz="4" w:space="0" w:color="000000"/>
            </w:tcBorders>
            <w:vAlign w:val="bottom"/>
          </w:tcPr>
          <w:p w14:paraId="1C325A66" w14:textId="3A524864" w:rsidR="009F35AB" w:rsidRPr="009F35AB" w:rsidRDefault="009F35AB" w:rsidP="009F35AB">
            <w:pPr>
              <w:pStyle w:val="TableParagraph"/>
              <w:ind w:left="6" w:right="1"/>
              <w:jc w:val="center"/>
              <w:rPr>
                <w:spacing w:val="-2"/>
                <w:sz w:val="19"/>
              </w:rPr>
            </w:pPr>
            <w:r w:rsidRPr="009F35AB">
              <w:rPr>
                <w:spacing w:val="-2"/>
                <w:sz w:val="19"/>
              </w:rPr>
              <w:t>1.351***</w:t>
            </w:r>
          </w:p>
        </w:tc>
        <w:tc>
          <w:tcPr>
            <w:tcW w:w="1054" w:type="dxa"/>
            <w:tcBorders>
              <w:bottom w:val="single" w:sz="4" w:space="0" w:color="000000"/>
            </w:tcBorders>
            <w:vAlign w:val="bottom"/>
          </w:tcPr>
          <w:p w14:paraId="52C2BD4A" w14:textId="56ED5258" w:rsidR="009F35AB" w:rsidRPr="009F35AB" w:rsidRDefault="009F35AB" w:rsidP="009F35AB">
            <w:pPr>
              <w:pStyle w:val="TableParagraph"/>
              <w:ind w:left="6" w:right="1"/>
              <w:jc w:val="center"/>
              <w:rPr>
                <w:spacing w:val="-2"/>
                <w:sz w:val="19"/>
              </w:rPr>
            </w:pPr>
            <w:r w:rsidRPr="009F35AB">
              <w:rPr>
                <w:spacing w:val="-2"/>
                <w:sz w:val="19"/>
              </w:rPr>
              <w:t>1.442***</w:t>
            </w:r>
          </w:p>
        </w:tc>
        <w:tc>
          <w:tcPr>
            <w:tcW w:w="1272" w:type="dxa"/>
            <w:tcBorders>
              <w:bottom w:val="single" w:sz="4" w:space="0" w:color="000000"/>
            </w:tcBorders>
            <w:vAlign w:val="bottom"/>
          </w:tcPr>
          <w:p w14:paraId="13E4AF9B" w14:textId="77C1F33F" w:rsidR="009F35AB" w:rsidRPr="009F35AB" w:rsidRDefault="009F35AB" w:rsidP="009F35AB">
            <w:pPr>
              <w:pStyle w:val="TableParagraph"/>
              <w:ind w:left="6" w:right="1"/>
              <w:jc w:val="center"/>
              <w:rPr>
                <w:spacing w:val="-2"/>
                <w:sz w:val="19"/>
              </w:rPr>
            </w:pPr>
            <w:r w:rsidRPr="009F35AB">
              <w:rPr>
                <w:spacing w:val="-2"/>
                <w:sz w:val="19"/>
              </w:rPr>
              <w:t>1.444***</w:t>
            </w:r>
          </w:p>
        </w:tc>
        <w:tc>
          <w:tcPr>
            <w:tcW w:w="1272" w:type="dxa"/>
            <w:tcBorders>
              <w:bottom w:val="single" w:sz="4" w:space="0" w:color="000000"/>
            </w:tcBorders>
            <w:vAlign w:val="bottom"/>
          </w:tcPr>
          <w:p w14:paraId="47317A1E" w14:textId="4AA687CC" w:rsidR="009F35AB" w:rsidRPr="009F35AB" w:rsidRDefault="009F35AB" w:rsidP="009F35AB">
            <w:pPr>
              <w:pStyle w:val="TableParagraph"/>
              <w:ind w:left="6" w:right="1"/>
              <w:jc w:val="center"/>
              <w:rPr>
                <w:spacing w:val="-2"/>
                <w:sz w:val="19"/>
              </w:rPr>
            </w:pPr>
            <w:r w:rsidRPr="009F35AB">
              <w:rPr>
                <w:spacing w:val="-2"/>
                <w:sz w:val="19"/>
              </w:rPr>
              <w:t>1.411***</w:t>
            </w:r>
          </w:p>
        </w:tc>
      </w:tr>
      <w:tr w:rsidR="009F1C46" w14:paraId="0DC596C3" w14:textId="77777777" w:rsidTr="009048ED">
        <w:trPr>
          <w:trHeight w:val="282"/>
          <w:jc w:val="center"/>
        </w:trPr>
        <w:tc>
          <w:tcPr>
            <w:tcW w:w="1658" w:type="dxa"/>
            <w:tcBorders>
              <w:top w:val="single" w:sz="4" w:space="0" w:color="000000"/>
            </w:tcBorders>
          </w:tcPr>
          <w:p w14:paraId="74433F6B" w14:textId="77777777" w:rsidR="009F1C46" w:rsidRDefault="009F1C46" w:rsidP="009F1C46">
            <w:pPr>
              <w:pStyle w:val="TableParagraph"/>
              <w:spacing w:before="40" w:line="240" w:lineRule="auto"/>
              <w:ind w:left="95"/>
              <w:rPr>
                <w:sz w:val="19"/>
              </w:rPr>
            </w:pPr>
            <w:r>
              <w:rPr>
                <w:spacing w:val="-2"/>
                <w:sz w:val="19"/>
              </w:rPr>
              <w:t>Income(K)</w:t>
            </w:r>
          </w:p>
        </w:tc>
        <w:tc>
          <w:tcPr>
            <w:tcW w:w="1377" w:type="dxa"/>
            <w:tcBorders>
              <w:top w:val="single" w:sz="4" w:space="0" w:color="000000"/>
            </w:tcBorders>
          </w:tcPr>
          <w:p w14:paraId="52E4E57B" w14:textId="77777777" w:rsidR="009F1C46" w:rsidRDefault="009F1C46" w:rsidP="009F1C46">
            <w:pPr>
              <w:pStyle w:val="TableParagraph"/>
              <w:spacing w:before="40" w:line="240" w:lineRule="auto"/>
              <w:ind w:left="25"/>
              <w:rPr>
                <w:sz w:val="19"/>
              </w:rPr>
            </w:pPr>
            <w:r>
              <w:rPr>
                <w:spacing w:val="-2"/>
                <w:w w:val="90"/>
                <w:sz w:val="19"/>
              </w:rPr>
              <w:t>[0,50]</w:t>
            </w:r>
          </w:p>
        </w:tc>
        <w:tc>
          <w:tcPr>
            <w:tcW w:w="967" w:type="dxa"/>
            <w:tcBorders>
              <w:top w:val="single" w:sz="4" w:space="0" w:color="000000"/>
            </w:tcBorders>
            <w:vAlign w:val="bottom"/>
          </w:tcPr>
          <w:p w14:paraId="32447208" w14:textId="675FFBD1" w:rsidR="009F1C46" w:rsidRPr="009F1C46" w:rsidRDefault="009F1C46" w:rsidP="009F1C46">
            <w:pPr>
              <w:pStyle w:val="TableParagraph"/>
              <w:ind w:right="83"/>
              <w:jc w:val="center"/>
              <w:rPr>
                <w:spacing w:val="-2"/>
                <w:sz w:val="19"/>
              </w:rPr>
            </w:pPr>
            <w:r w:rsidRPr="009F1C46">
              <w:rPr>
                <w:spacing w:val="-2"/>
                <w:sz w:val="19"/>
              </w:rPr>
              <w:t>0.512***</w:t>
            </w:r>
          </w:p>
        </w:tc>
        <w:tc>
          <w:tcPr>
            <w:tcW w:w="1272" w:type="dxa"/>
            <w:tcBorders>
              <w:top w:val="single" w:sz="4" w:space="0" w:color="000000"/>
            </w:tcBorders>
            <w:vAlign w:val="bottom"/>
          </w:tcPr>
          <w:p w14:paraId="06D7684A" w14:textId="56AFC6F1" w:rsidR="009F1C46" w:rsidRPr="009F1C46" w:rsidRDefault="009F1C46" w:rsidP="009F1C46">
            <w:pPr>
              <w:pStyle w:val="TableParagraph"/>
              <w:ind w:left="14" w:right="83"/>
              <w:jc w:val="center"/>
              <w:rPr>
                <w:spacing w:val="-2"/>
                <w:sz w:val="19"/>
              </w:rPr>
            </w:pPr>
            <w:r w:rsidRPr="009F1C46">
              <w:rPr>
                <w:spacing w:val="-2"/>
                <w:sz w:val="19"/>
              </w:rPr>
              <w:t>0.574***</w:t>
            </w:r>
          </w:p>
        </w:tc>
        <w:tc>
          <w:tcPr>
            <w:tcW w:w="1273" w:type="dxa"/>
            <w:tcBorders>
              <w:top w:val="single" w:sz="4" w:space="0" w:color="000000"/>
            </w:tcBorders>
            <w:vAlign w:val="bottom"/>
          </w:tcPr>
          <w:p w14:paraId="10C88806" w14:textId="4E83CD3A" w:rsidR="009F1C46" w:rsidRPr="009F1C46" w:rsidRDefault="009F1C46" w:rsidP="009F1C46">
            <w:pPr>
              <w:pStyle w:val="TableParagraph"/>
              <w:ind w:left="6" w:right="83"/>
              <w:jc w:val="center"/>
              <w:rPr>
                <w:spacing w:val="-2"/>
                <w:sz w:val="19"/>
              </w:rPr>
            </w:pPr>
            <w:r w:rsidRPr="009F1C46">
              <w:rPr>
                <w:spacing w:val="-2"/>
                <w:sz w:val="19"/>
              </w:rPr>
              <w:t>0.423***</w:t>
            </w:r>
          </w:p>
        </w:tc>
        <w:tc>
          <w:tcPr>
            <w:tcW w:w="1054" w:type="dxa"/>
            <w:tcBorders>
              <w:top w:val="single" w:sz="4" w:space="0" w:color="000000"/>
            </w:tcBorders>
            <w:vAlign w:val="bottom"/>
          </w:tcPr>
          <w:p w14:paraId="7816F6F0" w14:textId="0A346041" w:rsidR="009F1C46" w:rsidRPr="009F1C46" w:rsidRDefault="009F1C46" w:rsidP="009F1C46">
            <w:pPr>
              <w:pStyle w:val="TableParagraph"/>
              <w:ind w:left="8" w:right="83"/>
              <w:jc w:val="center"/>
              <w:rPr>
                <w:spacing w:val="-2"/>
                <w:sz w:val="19"/>
              </w:rPr>
            </w:pPr>
            <w:r w:rsidRPr="009F1C46">
              <w:rPr>
                <w:spacing w:val="-2"/>
                <w:sz w:val="19"/>
              </w:rPr>
              <w:t>0.514***</w:t>
            </w:r>
          </w:p>
        </w:tc>
        <w:tc>
          <w:tcPr>
            <w:tcW w:w="1272" w:type="dxa"/>
            <w:tcBorders>
              <w:top w:val="single" w:sz="4" w:space="0" w:color="000000"/>
            </w:tcBorders>
            <w:vAlign w:val="bottom"/>
          </w:tcPr>
          <w:p w14:paraId="240C4E33" w14:textId="137002E1" w:rsidR="009F1C46" w:rsidRPr="009F1C46" w:rsidRDefault="009F1C46" w:rsidP="009F1C46">
            <w:pPr>
              <w:pStyle w:val="TableParagraph"/>
              <w:ind w:left="14" w:right="83"/>
              <w:jc w:val="center"/>
              <w:rPr>
                <w:spacing w:val="-2"/>
                <w:sz w:val="19"/>
              </w:rPr>
            </w:pPr>
            <w:r w:rsidRPr="009F1C46">
              <w:rPr>
                <w:spacing w:val="-2"/>
                <w:sz w:val="19"/>
              </w:rPr>
              <w:t>0.789***</w:t>
            </w:r>
          </w:p>
        </w:tc>
        <w:tc>
          <w:tcPr>
            <w:tcW w:w="1272" w:type="dxa"/>
            <w:tcBorders>
              <w:top w:val="single" w:sz="4" w:space="0" w:color="000000"/>
            </w:tcBorders>
            <w:vAlign w:val="bottom"/>
          </w:tcPr>
          <w:p w14:paraId="0720BB7E" w14:textId="502B8D11" w:rsidR="009F1C46" w:rsidRPr="009F1C46" w:rsidRDefault="009F1C46" w:rsidP="009F1C46">
            <w:pPr>
              <w:pStyle w:val="TableParagraph"/>
              <w:ind w:left="14" w:right="83"/>
              <w:jc w:val="center"/>
              <w:rPr>
                <w:spacing w:val="-2"/>
                <w:sz w:val="19"/>
              </w:rPr>
            </w:pPr>
            <w:r w:rsidRPr="009F1C46">
              <w:rPr>
                <w:spacing w:val="-2"/>
                <w:sz w:val="19"/>
              </w:rPr>
              <w:t>1.149***</w:t>
            </w:r>
          </w:p>
        </w:tc>
      </w:tr>
      <w:tr w:rsidR="009F1C46" w14:paraId="65EB1139" w14:textId="77777777" w:rsidTr="009048ED">
        <w:trPr>
          <w:trHeight w:val="231"/>
          <w:jc w:val="center"/>
        </w:trPr>
        <w:tc>
          <w:tcPr>
            <w:tcW w:w="1658" w:type="dxa"/>
          </w:tcPr>
          <w:p w14:paraId="70355CFA" w14:textId="77777777" w:rsidR="009F1C46" w:rsidRDefault="009F1C46" w:rsidP="009F1C46">
            <w:pPr>
              <w:pStyle w:val="TableParagraph"/>
              <w:spacing w:line="240" w:lineRule="auto"/>
              <w:rPr>
                <w:rFonts w:ascii="Times New Roman"/>
                <w:sz w:val="16"/>
              </w:rPr>
            </w:pPr>
          </w:p>
        </w:tc>
        <w:tc>
          <w:tcPr>
            <w:tcW w:w="1377" w:type="dxa"/>
          </w:tcPr>
          <w:p w14:paraId="4A3CCE1E" w14:textId="77777777" w:rsidR="009F1C46" w:rsidRDefault="009F1C46" w:rsidP="009F1C46">
            <w:pPr>
              <w:pStyle w:val="TableParagraph"/>
              <w:ind w:left="25"/>
              <w:rPr>
                <w:sz w:val="19"/>
              </w:rPr>
            </w:pPr>
            <w:r>
              <w:rPr>
                <w:spacing w:val="-2"/>
                <w:sz w:val="19"/>
              </w:rPr>
              <w:t>(50,100]</w:t>
            </w:r>
          </w:p>
        </w:tc>
        <w:tc>
          <w:tcPr>
            <w:tcW w:w="967" w:type="dxa"/>
            <w:vAlign w:val="bottom"/>
          </w:tcPr>
          <w:p w14:paraId="19BC32F0" w14:textId="06CEDA36" w:rsidR="009F1C46" w:rsidRPr="009F1C46" w:rsidRDefault="009F1C46" w:rsidP="009F1C46">
            <w:pPr>
              <w:pStyle w:val="TableParagraph"/>
              <w:ind w:right="83"/>
              <w:jc w:val="center"/>
              <w:rPr>
                <w:spacing w:val="-2"/>
                <w:sz w:val="19"/>
              </w:rPr>
            </w:pPr>
            <w:r w:rsidRPr="009F1C46">
              <w:rPr>
                <w:spacing w:val="-2"/>
                <w:sz w:val="19"/>
              </w:rPr>
              <w:t>0.088*</w:t>
            </w:r>
          </w:p>
        </w:tc>
        <w:tc>
          <w:tcPr>
            <w:tcW w:w="1272" w:type="dxa"/>
            <w:vAlign w:val="bottom"/>
          </w:tcPr>
          <w:p w14:paraId="63FAD316" w14:textId="3FAAB5E8" w:rsidR="009F1C46" w:rsidRPr="009F1C46" w:rsidRDefault="009F1C46" w:rsidP="009F1C46">
            <w:pPr>
              <w:pStyle w:val="TableParagraph"/>
              <w:ind w:left="14" w:right="11"/>
              <w:jc w:val="center"/>
              <w:rPr>
                <w:spacing w:val="-2"/>
                <w:sz w:val="19"/>
              </w:rPr>
            </w:pPr>
            <w:r w:rsidRPr="009F1C46">
              <w:rPr>
                <w:spacing w:val="-2"/>
                <w:sz w:val="19"/>
              </w:rPr>
              <w:t>0.093*</w:t>
            </w:r>
          </w:p>
        </w:tc>
        <w:tc>
          <w:tcPr>
            <w:tcW w:w="1273" w:type="dxa"/>
            <w:vAlign w:val="bottom"/>
          </w:tcPr>
          <w:p w14:paraId="2880F226" w14:textId="19955B4D" w:rsidR="009F1C46" w:rsidRPr="009F1C46" w:rsidRDefault="009F1C46" w:rsidP="009F1C46">
            <w:pPr>
              <w:pStyle w:val="TableParagraph"/>
              <w:ind w:left="6" w:right="1"/>
              <w:jc w:val="center"/>
              <w:rPr>
                <w:spacing w:val="-2"/>
                <w:sz w:val="19"/>
              </w:rPr>
            </w:pPr>
            <w:r w:rsidRPr="009F1C46">
              <w:rPr>
                <w:spacing w:val="-2"/>
                <w:sz w:val="19"/>
              </w:rPr>
              <w:t>-0.017</w:t>
            </w:r>
          </w:p>
        </w:tc>
        <w:tc>
          <w:tcPr>
            <w:tcW w:w="1054" w:type="dxa"/>
            <w:vAlign w:val="bottom"/>
          </w:tcPr>
          <w:p w14:paraId="75D658A5" w14:textId="4F787AE4" w:rsidR="009F1C46" w:rsidRPr="009F1C46" w:rsidRDefault="009F1C46" w:rsidP="009F1C46">
            <w:pPr>
              <w:pStyle w:val="TableParagraph"/>
              <w:ind w:left="8" w:right="2"/>
              <w:jc w:val="center"/>
              <w:rPr>
                <w:spacing w:val="-2"/>
                <w:sz w:val="19"/>
              </w:rPr>
            </w:pPr>
            <w:r w:rsidRPr="009F1C46">
              <w:rPr>
                <w:spacing w:val="-2"/>
                <w:sz w:val="19"/>
              </w:rPr>
              <w:t>-0.016</w:t>
            </w:r>
          </w:p>
        </w:tc>
        <w:tc>
          <w:tcPr>
            <w:tcW w:w="1272" w:type="dxa"/>
            <w:vAlign w:val="bottom"/>
          </w:tcPr>
          <w:p w14:paraId="3B139EAA" w14:textId="554E5AD7" w:rsidR="009F1C46" w:rsidRPr="009F1C46" w:rsidRDefault="009F1C46" w:rsidP="009F1C46">
            <w:pPr>
              <w:pStyle w:val="TableParagraph"/>
              <w:ind w:left="14" w:right="5"/>
              <w:jc w:val="center"/>
              <w:rPr>
                <w:spacing w:val="-2"/>
                <w:sz w:val="19"/>
              </w:rPr>
            </w:pPr>
            <w:r w:rsidRPr="009F1C46">
              <w:rPr>
                <w:spacing w:val="-2"/>
                <w:sz w:val="19"/>
              </w:rPr>
              <w:t>0.075**</w:t>
            </w:r>
          </w:p>
        </w:tc>
        <w:tc>
          <w:tcPr>
            <w:tcW w:w="1272" w:type="dxa"/>
            <w:vAlign w:val="bottom"/>
          </w:tcPr>
          <w:p w14:paraId="7ABAA8CF" w14:textId="276B45CA" w:rsidR="009F1C46" w:rsidRPr="009F1C46" w:rsidRDefault="009F1C46" w:rsidP="009F1C46">
            <w:pPr>
              <w:pStyle w:val="TableParagraph"/>
              <w:ind w:left="14" w:right="3"/>
              <w:jc w:val="center"/>
              <w:rPr>
                <w:spacing w:val="-2"/>
                <w:sz w:val="19"/>
              </w:rPr>
            </w:pPr>
            <w:r w:rsidRPr="009F1C46">
              <w:rPr>
                <w:spacing w:val="-2"/>
                <w:sz w:val="19"/>
              </w:rPr>
              <w:t>0.232***</w:t>
            </w:r>
          </w:p>
        </w:tc>
      </w:tr>
      <w:tr w:rsidR="009F1C46" w14:paraId="67098FCF" w14:textId="77777777" w:rsidTr="009048ED">
        <w:trPr>
          <w:trHeight w:val="231"/>
          <w:jc w:val="center"/>
        </w:trPr>
        <w:tc>
          <w:tcPr>
            <w:tcW w:w="1658" w:type="dxa"/>
          </w:tcPr>
          <w:p w14:paraId="060093A6" w14:textId="77777777" w:rsidR="009F1C46" w:rsidRDefault="009F1C46" w:rsidP="009F1C46">
            <w:pPr>
              <w:pStyle w:val="TableParagraph"/>
              <w:spacing w:line="240" w:lineRule="auto"/>
              <w:rPr>
                <w:rFonts w:ascii="Times New Roman"/>
                <w:sz w:val="16"/>
              </w:rPr>
            </w:pPr>
          </w:p>
        </w:tc>
        <w:tc>
          <w:tcPr>
            <w:tcW w:w="1377" w:type="dxa"/>
          </w:tcPr>
          <w:p w14:paraId="5F2CF5E9" w14:textId="77777777" w:rsidR="009F1C46" w:rsidRDefault="009F1C46" w:rsidP="009F1C46">
            <w:pPr>
              <w:pStyle w:val="TableParagraph"/>
              <w:ind w:left="25"/>
              <w:rPr>
                <w:sz w:val="19"/>
              </w:rPr>
            </w:pPr>
            <w:r>
              <w:rPr>
                <w:spacing w:val="-2"/>
                <w:sz w:val="19"/>
              </w:rPr>
              <w:t>(100,150]</w:t>
            </w:r>
          </w:p>
        </w:tc>
        <w:tc>
          <w:tcPr>
            <w:tcW w:w="967" w:type="dxa"/>
            <w:vAlign w:val="bottom"/>
          </w:tcPr>
          <w:p w14:paraId="5AE2C4BC" w14:textId="7F251C27" w:rsidR="009F1C46" w:rsidRPr="009F1C46" w:rsidRDefault="009F1C46" w:rsidP="009F1C46">
            <w:pPr>
              <w:pStyle w:val="TableParagraph"/>
              <w:ind w:right="83"/>
              <w:jc w:val="center"/>
              <w:rPr>
                <w:spacing w:val="-2"/>
                <w:sz w:val="19"/>
              </w:rPr>
            </w:pPr>
            <w:r w:rsidRPr="009F1C46">
              <w:rPr>
                <w:spacing w:val="-2"/>
                <w:sz w:val="19"/>
              </w:rPr>
              <w:t>0.011</w:t>
            </w:r>
          </w:p>
        </w:tc>
        <w:tc>
          <w:tcPr>
            <w:tcW w:w="1272" w:type="dxa"/>
            <w:vAlign w:val="bottom"/>
          </w:tcPr>
          <w:p w14:paraId="48A23903" w14:textId="5B5C7C0D" w:rsidR="009F1C46" w:rsidRPr="009F1C46" w:rsidRDefault="009F1C46" w:rsidP="009F1C46">
            <w:pPr>
              <w:pStyle w:val="TableParagraph"/>
              <w:ind w:left="14" w:right="10"/>
              <w:jc w:val="center"/>
              <w:rPr>
                <w:spacing w:val="-2"/>
                <w:sz w:val="19"/>
              </w:rPr>
            </w:pPr>
            <w:r w:rsidRPr="009F1C46">
              <w:rPr>
                <w:spacing w:val="-2"/>
                <w:sz w:val="19"/>
              </w:rPr>
              <w:t>0.022</w:t>
            </w:r>
          </w:p>
        </w:tc>
        <w:tc>
          <w:tcPr>
            <w:tcW w:w="1273" w:type="dxa"/>
            <w:vAlign w:val="bottom"/>
          </w:tcPr>
          <w:p w14:paraId="12720454" w14:textId="2907FD15" w:rsidR="009F1C46" w:rsidRPr="009F1C46" w:rsidRDefault="009F1C46" w:rsidP="009F1C46">
            <w:pPr>
              <w:pStyle w:val="TableParagraph"/>
              <w:ind w:left="6"/>
              <w:jc w:val="center"/>
              <w:rPr>
                <w:spacing w:val="-2"/>
                <w:sz w:val="19"/>
              </w:rPr>
            </w:pPr>
            <w:r w:rsidRPr="009F1C46">
              <w:rPr>
                <w:spacing w:val="-2"/>
                <w:sz w:val="19"/>
              </w:rPr>
              <w:t>-0.061.</w:t>
            </w:r>
          </w:p>
        </w:tc>
        <w:tc>
          <w:tcPr>
            <w:tcW w:w="1054" w:type="dxa"/>
            <w:vAlign w:val="bottom"/>
          </w:tcPr>
          <w:p w14:paraId="3B1CD4FF" w14:textId="2B7327D5" w:rsidR="009F1C46" w:rsidRPr="009F1C46" w:rsidRDefault="009F1C46" w:rsidP="009F1C46">
            <w:pPr>
              <w:pStyle w:val="TableParagraph"/>
              <w:ind w:left="8"/>
              <w:jc w:val="center"/>
              <w:rPr>
                <w:spacing w:val="-2"/>
                <w:sz w:val="19"/>
              </w:rPr>
            </w:pPr>
            <w:r w:rsidRPr="009F1C46">
              <w:rPr>
                <w:spacing w:val="-2"/>
                <w:sz w:val="19"/>
              </w:rPr>
              <w:t>-0.062.</w:t>
            </w:r>
          </w:p>
        </w:tc>
        <w:tc>
          <w:tcPr>
            <w:tcW w:w="1272" w:type="dxa"/>
            <w:vAlign w:val="bottom"/>
          </w:tcPr>
          <w:p w14:paraId="5C24033E" w14:textId="59BD06A9" w:rsidR="009F1C46" w:rsidRPr="009F1C46" w:rsidRDefault="009F1C46" w:rsidP="009F1C46">
            <w:pPr>
              <w:pStyle w:val="TableParagraph"/>
              <w:ind w:left="14" w:right="3"/>
              <w:jc w:val="center"/>
              <w:rPr>
                <w:spacing w:val="-2"/>
                <w:sz w:val="19"/>
              </w:rPr>
            </w:pPr>
            <w:r w:rsidRPr="009F1C46">
              <w:rPr>
                <w:spacing w:val="-2"/>
                <w:sz w:val="19"/>
              </w:rPr>
              <w:t>-0.019</w:t>
            </w:r>
          </w:p>
        </w:tc>
        <w:tc>
          <w:tcPr>
            <w:tcW w:w="1272" w:type="dxa"/>
            <w:vAlign w:val="bottom"/>
          </w:tcPr>
          <w:p w14:paraId="6C9D3BBC" w14:textId="2281FB8E" w:rsidR="009F1C46" w:rsidRPr="009F1C46" w:rsidRDefault="009F1C46" w:rsidP="009F1C46">
            <w:pPr>
              <w:pStyle w:val="TableParagraph"/>
              <w:ind w:left="14"/>
              <w:jc w:val="center"/>
              <w:rPr>
                <w:spacing w:val="-2"/>
                <w:sz w:val="19"/>
              </w:rPr>
            </w:pPr>
            <w:r w:rsidRPr="009F1C46">
              <w:rPr>
                <w:spacing w:val="-2"/>
                <w:sz w:val="19"/>
              </w:rPr>
              <w:t>0.023</w:t>
            </w:r>
          </w:p>
        </w:tc>
      </w:tr>
      <w:tr w:rsidR="009F1C46" w14:paraId="427ABCDB" w14:textId="77777777" w:rsidTr="009048ED">
        <w:trPr>
          <w:trHeight w:val="231"/>
          <w:jc w:val="center"/>
        </w:trPr>
        <w:tc>
          <w:tcPr>
            <w:tcW w:w="1658" w:type="dxa"/>
          </w:tcPr>
          <w:p w14:paraId="74DEE36B" w14:textId="77777777" w:rsidR="009F1C46" w:rsidRDefault="009F1C46" w:rsidP="009F1C46">
            <w:pPr>
              <w:pStyle w:val="TableParagraph"/>
              <w:spacing w:line="240" w:lineRule="auto"/>
              <w:rPr>
                <w:rFonts w:ascii="Times New Roman"/>
                <w:sz w:val="16"/>
              </w:rPr>
            </w:pPr>
          </w:p>
        </w:tc>
        <w:tc>
          <w:tcPr>
            <w:tcW w:w="1377" w:type="dxa"/>
          </w:tcPr>
          <w:p w14:paraId="25C77D4E" w14:textId="77777777" w:rsidR="009F1C46" w:rsidRDefault="009F1C46" w:rsidP="009F1C46">
            <w:pPr>
              <w:pStyle w:val="TableParagraph"/>
              <w:ind w:left="25"/>
              <w:rPr>
                <w:sz w:val="19"/>
              </w:rPr>
            </w:pPr>
            <w:r>
              <w:rPr>
                <w:spacing w:val="-2"/>
                <w:sz w:val="19"/>
              </w:rPr>
              <w:t>(150,200]</w:t>
            </w:r>
          </w:p>
        </w:tc>
        <w:tc>
          <w:tcPr>
            <w:tcW w:w="967" w:type="dxa"/>
            <w:vAlign w:val="bottom"/>
          </w:tcPr>
          <w:p w14:paraId="711ECF82" w14:textId="54EF7A85" w:rsidR="009F1C46" w:rsidRPr="009F1C46" w:rsidRDefault="009F1C46" w:rsidP="009F1C46">
            <w:pPr>
              <w:pStyle w:val="TableParagraph"/>
              <w:ind w:right="83"/>
              <w:jc w:val="center"/>
              <w:rPr>
                <w:spacing w:val="-2"/>
                <w:sz w:val="19"/>
              </w:rPr>
            </w:pPr>
            <w:r w:rsidRPr="009F1C46">
              <w:rPr>
                <w:spacing w:val="-2"/>
                <w:sz w:val="19"/>
              </w:rPr>
              <w:t>0.055</w:t>
            </w:r>
          </w:p>
        </w:tc>
        <w:tc>
          <w:tcPr>
            <w:tcW w:w="1272" w:type="dxa"/>
            <w:vAlign w:val="bottom"/>
          </w:tcPr>
          <w:p w14:paraId="460B9494" w14:textId="55E40C4A" w:rsidR="009F1C46" w:rsidRPr="009F1C46" w:rsidRDefault="009F1C46" w:rsidP="009F1C46">
            <w:pPr>
              <w:pStyle w:val="TableParagraph"/>
              <w:ind w:left="14" w:right="10"/>
              <w:jc w:val="center"/>
              <w:rPr>
                <w:spacing w:val="-2"/>
                <w:sz w:val="19"/>
              </w:rPr>
            </w:pPr>
            <w:r w:rsidRPr="009F1C46">
              <w:rPr>
                <w:spacing w:val="-2"/>
                <w:sz w:val="19"/>
              </w:rPr>
              <w:t>0.007</w:t>
            </w:r>
          </w:p>
        </w:tc>
        <w:tc>
          <w:tcPr>
            <w:tcW w:w="1273" w:type="dxa"/>
            <w:vAlign w:val="bottom"/>
          </w:tcPr>
          <w:p w14:paraId="454FD066" w14:textId="4380A592" w:rsidR="009F1C46" w:rsidRPr="009F1C46" w:rsidRDefault="009F1C46" w:rsidP="009F1C46">
            <w:pPr>
              <w:pStyle w:val="TableParagraph"/>
              <w:ind w:left="6"/>
              <w:jc w:val="center"/>
              <w:rPr>
                <w:spacing w:val="-2"/>
                <w:sz w:val="19"/>
              </w:rPr>
            </w:pPr>
            <w:r w:rsidRPr="009F1C46">
              <w:rPr>
                <w:spacing w:val="-2"/>
                <w:sz w:val="19"/>
              </w:rPr>
              <w:t>-0.067.</w:t>
            </w:r>
          </w:p>
        </w:tc>
        <w:tc>
          <w:tcPr>
            <w:tcW w:w="1054" w:type="dxa"/>
            <w:vAlign w:val="bottom"/>
          </w:tcPr>
          <w:p w14:paraId="21FAC2B5" w14:textId="30AE25C5" w:rsidR="009F1C46" w:rsidRPr="009F1C46" w:rsidRDefault="009F1C46" w:rsidP="009F1C46">
            <w:pPr>
              <w:pStyle w:val="TableParagraph"/>
              <w:ind w:left="8"/>
              <w:jc w:val="center"/>
              <w:rPr>
                <w:spacing w:val="-2"/>
                <w:sz w:val="19"/>
              </w:rPr>
            </w:pPr>
            <w:r w:rsidRPr="009F1C46">
              <w:rPr>
                <w:spacing w:val="-2"/>
                <w:sz w:val="19"/>
              </w:rPr>
              <w:t>-0.027</w:t>
            </w:r>
          </w:p>
        </w:tc>
        <w:tc>
          <w:tcPr>
            <w:tcW w:w="1272" w:type="dxa"/>
            <w:vAlign w:val="bottom"/>
          </w:tcPr>
          <w:p w14:paraId="2C0C5194" w14:textId="250C40F8" w:rsidR="009F1C46" w:rsidRPr="009F1C46" w:rsidRDefault="009F1C46" w:rsidP="009F1C46">
            <w:pPr>
              <w:pStyle w:val="TableParagraph"/>
              <w:ind w:left="14" w:right="4"/>
              <w:jc w:val="center"/>
              <w:rPr>
                <w:spacing w:val="-2"/>
                <w:sz w:val="19"/>
              </w:rPr>
            </w:pPr>
            <w:r w:rsidRPr="009F1C46">
              <w:rPr>
                <w:spacing w:val="-2"/>
                <w:sz w:val="19"/>
              </w:rPr>
              <w:t>-0.024</w:t>
            </w:r>
          </w:p>
        </w:tc>
        <w:tc>
          <w:tcPr>
            <w:tcW w:w="1272" w:type="dxa"/>
            <w:vAlign w:val="bottom"/>
          </w:tcPr>
          <w:p w14:paraId="6FA25A9A" w14:textId="47A0FC8B" w:rsidR="009F1C46" w:rsidRPr="009F1C46" w:rsidRDefault="009F1C46" w:rsidP="009F1C46">
            <w:pPr>
              <w:pStyle w:val="TableParagraph"/>
              <w:ind w:left="14" w:right="1"/>
              <w:jc w:val="center"/>
              <w:rPr>
                <w:spacing w:val="-2"/>
                <w:sz w:val="19"/>
              </w:rPr>
            </w:pPr>
            <w:r w:rsidRPr="009F1C46">
              <w:rPr>
                <w:spacing w:val="-2"/>
                <w:sz w:val="19"/>
              </w:rPr>
              <w:t>-0.006</w:t>
            </w:r>
          </w:p>
        </w:tc>
      </w:tr>
      <w:tr w:rsidR="009F1C46" w14:paraId="453FF865" w14:textId="77777777" w:rsidTr="009048ED">
        <w:trPr>
          <w:trHeight w:val="231"/>
          <w:jc w:val="center"/>
        </w:trPr>
        <w:tc>
          <w:tcPr>
            <w:tcW w:w="1658" w:type="dxa"/>
          </w:tcPr>
          <w:p w14:paraId="79AC0196" w14:textId="77777777" w:rsidR="009F1C46" w:rsidRDefault="009F1C46" w:rsidP="009F1C46">
            <w:pPr>
              <w:pStyle w:val="TableParagraph"/>
              <w:spacing w:line="240" w:lineRule="auto"/>
              <w:rPr>
                <w:rFonts w:ascii="Times New Roman"/>
                <w:sz w:val="16"/>
              </w:rPr>
            </w:pPr>
          </w:p>
        </w:tc>
        <w:tc>
          <w:tcPr>
            <w:tcW w:w="1377" w:type="dxa"/>
          </w:tcPr>
          <w:p w14:paraId="56C5C423" w14:textId="77777777" w:rsidR="009F1C46" w:rsidRDefault="009F1C46" w:rsidP="009F1C46">
            <w:pPr>
              <w:pStyle w:val="TableParagraph"/>
              <w:ind w:left="25"/>
              <w:rPr>
                <w:sz w:val="19"/>
              </w:rPr>
            </w:pPr>
            <w:r>
              <w:rPr>
                <w:spacing w:val="-2"/>
                <w:w w:val="95"/>
                <w:sz w:val="19"/>
              </w:rPr>
              <w:t>(300,400]</w:t>
            </w:r>
          </w:p>
        </w:tc>
        <w:tc>
          <w:tcPr>
            <w:tcW w:w="967" w:type="dxa"/>
            <w:vAlign w:val="bottom"/>
          </w:tcPr>
          <w:p w14:paraId="7C025B3D" w14:textId="122E6052" w:rsidR="009F1C46" w:rsidRPr="009F1C46" w:rsidRDefault="009F1C46" w:rsidP="009F1C46">
            <w:pPr>
              <w:pStyle w:val="TableParagraph"/>
              <w:ind w:right="83"/>
              <w:jc w:val="center"/>
              <w:rPr>
                <w:spacing w:val="-2"/>
                <w:sz w:val="19"/>
              </w:rPr>
            </w:pPr>
            <w:r w:rsidRPr="009F1C46">
              <w:rPr>
                <w:spacing w:val="-2"/>
                <w:sz w:val="19"/>
              </w:rPr>
              <w:t>0.001</w:t>
            </w:r>
          </w:p>
        </w:tc>
        <w:tc>
          <w:tcPr>
            <w:tcW w:w="1272" w:type="dxa"/>
            <w:vAlign w:val="bottom"/>
          </w:tcPr>
          <w:p w14:paraId="01731BEA" w14:textId="4EF0899F" w:rsidR="009F1C46" w:rsidRPr="009F1C46" w:rsidRDefault="009F1C46" w:rsidP="009F1C46">
            <w:pPr>
              <w:pStyle w:val="TableParagraph"/>
              <w:ind w:left="14" w:right="10"/>
              <w:jc w:val="center"/>
              <w:rPr>
                <w:spacing w:val="-2"/>
                <w:sz w:val="19"/>
              </w:rPr>
            </w:pPr>
            <w:r w:rsidRPr="009F1C46">
              <w:rPr>
                <w:spacing w:val="-2"/>
                <w:sz w:val="19"/>
              </w:rPr>
              <w:t>0.122</w:t>
            </w:r>
          </w:p>
        </w:tc>
        <w:tc>
          <w:tcPr>
            <w:tcW w:w="1273" w:type="dxa"/>
            <w:vAlign w:val="bottom"/>
          </w:tcPr>
          <w:p w14:paraId="38029116" w14:textId="2FDD72DA" w:rsidR="009F1C46" w:rsidRPr="009F1C46" w:rsidRDefault="009F1C46" w:rsidP="009F1C46">
            <w:pPr>
              <w:pStyle w:val="TableParagraph"/>
              <w:ind w:left="6" w:right="1"/>
              <w:jc w:val="center"/>
              <w:rPr>
                <w:spacing w:val="-2"/>
                <w:sz w:val="19"/>
              </w:rPr>
            </w:pPr>
            <w:r w:rsidRPr="009F1C46">
              <w:rPr>
                <w:spacing w:val="-2"/>
                <w:sz w:val="19"/>
              </w:rPr>
              <w:t>0.274***</w:t>
            </w:r>
          </w:p>
        </w:tc>
        <w:tc>
          <w:tcPr>
            <w:tcW w:w="1054" w:type="dxa"/>
            <w:vAlign w:val="bottom"/>
          </w:tcPr>
          <w:p w14:paraId="5584D1DB" w14:textId="5A80D368" w:rsidR="009F1C46" w:rsidRPr="009F1C46" w:rsidRDefault="009F1C46" w:rsidP="009F1C46">
            <w:pPr>
              <w:pStyle w:val="TableParagraph"/>
              <w:ind w:left="8" w:right="2"/>
              <w:jc w:val="center"/>
              <w:rPr>
                <w:spacing w:val="-2"/>
                <w:sz w:val="19"/>
              </w:rPr>
            </w:pPr>
            <w:r w:rsidRPr="009F1C46">
              <w:rPr>
                <w:spacing w:val="-2"/>
                <w:sz w:val="19"/>
              </w:rPr>
              <w:t>0.211**</w:t>
            </w:r>
          </w:p>
        </w:tc>
        <w:tc>
          <w:tcPr>
            <w:tcW w:w="1272" w:type="dxa"/>
            <w:vAlign w:val="bottom"/>
          </w:tcPr>
          <w:p w14:paraId="6373B432" w14:textId="4996ED1E" w:rsidR="009F1C46" w:rsidRPr="009F1C46" w:rsidRDefault="009F1C46" w:rsidP="009F1C46">
            <w:pPr>
              <w:pStyle w:val="TableParagraph"/>
              <w:ind w:left="14" w:right="5"/>
              <w:jc w:val="center"/>
              <w:rPr>
                <w:spacing w:val="-2"/>
                <w:sz w:val="19"/>
              </w:rPr>
            </w:pPr>
            <w:r w:rsidRPr="009F1C46">
              <w:rPr>
                <w:spacing w:val="-2"/>
                <w:sz w:val="19"/>
              </w:rPr>
              <w:t>0.076</w:t>
            </w:r>
          </w:p>
        </w:tc>
        <w:tc>
          <w:tcPr>
            <w:tcW w:w="1272" w:type="dxa"/>
            <w:vAlign w:val="bottom"/>
          </w:tcPr>
          <w:p w14:paraId="68D4C2BF" w14:textId="0A4179DF" w:rsidR="009F1C46" w:rsidRPr="009F1C46" w:rsidRDefault="009F1C46" w:rsidP="009F1C46">
            <w:pPr>
              <w:pStyle w:val="TableParagraph"/>
              <w:ind w:left="14" w:right="3"/>
              <w:jc w:val="center"/>
              <w:rPr>
                <w:spacing w:val="-2"/>
                <w:sz w:val="19"/>
              </w:rPr>
            </w:pPr>
            <w:r w:rsidRPr="009F1C46">
              <w:rPr>
                <w:spacing w:val="-2"/>
                <w:sz w:val="19"/>
              </w:rPr>
              <w:t>0.004</w:t>
            </w:r>
          </w:p>
        </w:tc>
      </w:tr>
      <w:tr w:rsidR="009F1C46" w14:paraId="619A4E69" w14:textId="77777777" w:rsidTr="009048ED">
        <w:trPr>
          <w:trHeight w:val="231"/>
          <w:jc w:val="center"/>
        </w:trPr>
        <w:tc>
          <w:tcPr>
            <w:tcW w:w="1658" w:type="dxa"/>
          </w:tcPr>
          <w:p w14:paraId="5E8BBAE2" w14:textId="77777777" w:rsidR="009F1C46" w:rsidRDefault="009F1C46" w:rsidP="009F1C46">
            <w:pPr>
              <w:pStyle w:val="TableParagraph"/>
              <w:spacing w:line="240" w:lineRule="auto"/>
              <w:rPr>
                <w:rFonts w:ascii="Times New Roman"/>
                <w:sz w:val="16"/>
              </w:rPr>
            </w:pPr>
          </w:p>
        </w:tc>
        <w:tc>
          <w:tcPr>
            <w:tcW w:w="1377" w:type="dxa"/>
          </w:tcPr>
          <w:p w14:paraId="318D5854" w14:textId="33E431D0" w:rsidR="009F1C46" w:rsidRDefault="009F1C46" w:rsidP="009F1C46">
            <w:pPr>
              <w:pStyle w:val="TableParagraph"/>
              <w:ind w:left="25"/>
              <w:rPr>
                <w:spacing w:val="-2"/>
                <w:w w:val="95"/>
                <w:sz w:val="19"/>
              </w:rPr>
            </w:pPr>
            <w:r>
              <w:rPr>
                <w:spacing w:val="-2"/>
                <w:w w:val="95"/>
                <w:sz w:val="19"/>
              </w:rPr>
              <w:t>(400,500]</w:t>
            </w:r>
          </w:p>
        </w:tc>
        <w:tc>
          <w:tcPr>
            <w:tcW w:w="967" w:type="dxa"/>
            <w:vAlign w:val="bottom"/>
          </w:tcPr>
          <w:p w14:paraId="16825B65" w14:textId="7E846EE8" w:rsidR="009F1C46" w:rsidRDefault="009F1C46" w:rsidP="009F1C46">
            <w:pPr>
              <w:pStyle w:val="TableParagraph"/>
              <w:ind w:right="83"/>
              <w:jc w:val="center"/>
              <w:rPr>
                <w:spacing w:val="-2"/>
                <w:sz w:val="19"/>
              </w:rPr>
            </w:pPr>
            <w:r w:rsidRPr="009F1C46">
              <w:rPr>
                <w:spacing w:val="-2"/>
                <w:sz w:val="19"/>
              </w:rPr>
              <w:t>0.474***</w:t>
            </w:r>
          </w:p>
        </w:tc>
        <w:tc>
          <w:tcPr>
            <w:tcW w:w="1272" w:type="dxa"/>
            <w:vAlign w:val="bottom"/>
          </w:tcPr>
          <w:p w14:paraId="21F8F31B" w14:textId="3DFBCD3A" w:rsidR="009F1C46" w:rsidRDefault="009F1C46" w:rsidP="009F1C46">
            <w:pPr>
              <w:pStyle w:val="TableParagraph"/>
              <w:ind w:left="14" w:right="10"/>
              <w:jc w:val="center"/>
              <w:rPr>
                <w:spacing w:val="-2"/>
                <w:sz w:val="19"/>
              </w:rPr>
            </w:pPr>
            <w:r w:rsidRPr="009F1C46">
              <w:rPr>
                <w:spacing w:val="-2"/>
                <w:sz w:val="19"/>
              </w:rPr>
              <w:t>0.335**</w:t>
            </w:r>
          </w:p>
        </w:tc>
        <w:tc>
          <w:tcPr>
            <w:tcW w:w="1273" w:type="dxa"/>
            <w:vAlign w:val="bottom"/>
          </w:tcPr>
          <w:p w14:paraId="66931C3C" w14:textId="295DA9E1" w:rsidR="009F1C46" w:rsidRDefault="009F1C46" w:rsidP="009F1C46">
            <w:pPr>
              <w:pStyle w:val="TableParagraph"/>
              <w:ind w:left="6" w:right="1"/>
              <w:jc w:val="center"/>
              <w:rPr>
                <w:spacing w:val="-2"/>
                <w:sz w:val="19"/>
              </w:rPr>
            </w:pPr>
            <w:r w:rsidRPr="009F1C46">
              <w:rPr>
                <w:spacing w:val="-2"/>
                <w:sz w:val="19"/>
              </w:rPr>
              <w:t>0.42***</w:t>
            </w:r>
          </w:p>
        </w:tc>
        <w:tc>
          <w:tcPr>
            <w:tcW w:w="1054" w:type="dxa"/>
            <w:vAlign w:val="bottom"/>
          </w:tcPr>
          <w:p w14:paraId="34AF2A4D" w14:textId="16FD15D4" w:rsidR="009F1C46" w:rsidRDefault="009F1C46" w:rsidP="009F1C46">
            <w:pPr>
              <w:pStyle w:val="TableParagraph"/>
              <w:ind w:left="8" w:right="2"/>
              <w:jc w:val="center"/>
              <w:rPr>
                <w:spacing w:val="-2"/>
                <w:sz w:val="19"/>
              </w:rPr>
            </w:pPr>
            <w:r w:rsidRPr="009F1C46">
              <w:rPr>
                <w:spacing w:val="-2"/>
                <w:sz w:val="19"/>
              </w:rPr>
              <w:t>0.36**</w:t>
            </w:r>
          </w:p>
        </w:tc>
        <w:tc>
          <w:tcPr>
            <w:tcW w:w="1272" w:type="dxa"/>
            <w:vAlign w:val="bottom"/>
          </w:tcPr>
          <w:p w14:paraId="3EF69328" w14:textId="234B1416" w:rsidR="009F1C46" w:rsidRDefault="009F1C46" w:rsidP="009F1C46">
            <w:pPr>
              <w:pStyle w:val="TableParagraph"/>
              <w:ind w:left="14" w:right="5"/>
              <w:jc w:val="center"/>
              <w:rPr>
                <w:spacing w:val="-2"/>
                <w:sz w:val="19"/>
              </w:rPr>
            </w:pPr>
            <w:r w:rsidRPr="009F1C46">
              <w:rPr>
                <w:spacing w:val="-2"/>
                <w:sz w:val="19"/>
              </w:rPr>
              <w:t>0.241**</w:t>
            </w:r>
          </w:p>
        </w:tc>
        <w:tc>
          <w:tcPr>
            <w:tcW w:w="1272" w:type="dxa"/>
            <w:vAlign w:val="bottom"/>
          </w:tcPr>
          <w:p w14:paraId="14782E71" w14:textId="6344F8CF" w:rsidR="009F1C46" w:rsidRPr="009F1C46" w:rsidRDefault="009F1C46" w:rsidP="009F1C46">
            <w:pPr>
              <w:pStyle w:val="TableParagraph"/>
              <w:ind w:left="14" w:right="3"/>
              <w:jc w:val="center"/>
              <w:rPr>
                <w:spacing w:val="-2"/>
                <w:sz w:val="19"/>
              </w:rPr>
            </w:pPr>
            <w:r w:rsidRPr="009F1C46">
              <w:rPr>
                <w:spacing w:val="-2"/>
                <w:sz w:val="19"/>
              </w:rPr>
              <w:t>0.152.</w:t>
            </w:r>
          </w:p>
        </w:tc>
      </w:tr>
      <w:tr w:rsidR="009F1C46" w14:paraId="7B328E20" w14:textId="77777777" w:rsidTr="00F53D84">
        <w:trPr>
          <w:trHeight w:val="231"/>
          <w:jc w:val="center"/>
        </w:trPr>
        <w:tc>
          <w:tcPr>
            <w:tcW w:w="1658" w:type="dxa"/>
          </w:tcPr>
          <w:p w14:paraId="14EFB0DB" w14:textId="77777777" w:rsidR="009F1C46" w:rsidRDefault="009F1C46" w:rsidP="009F1C46">
            <w:pPr>
              <w:pStyle w:val="TableParagraph"/>
              <w:spacing w:line="240" w:lineRule="auto"/>
              <w:rPr>
                <w:rFonts w:ascii="Times New Roman"/>
                <w:sz w:val="16"/>
              </w:rPr>
            </w:pPr>
          </w:p>
        </w:tc>
        <w:tc>
          <w:tcPr>
            <w:tcW w:w="1377" w:type="dxa"/>
          </w:tcPr>
          <w:p w14:paraId="4A607662" w14:textId="612A9311" w:rsidR="009F1C46" w:rsidRDefault="009F1C46" w:rsidP="009F1C46">
            <w:pPr>
              <w:pStyle w:val="TableParagraph"/>
              <w:ind w:left="25"/>
              <w:rPr>
                <w:spacing w:val="-2"/>
                <w:w w:val="95"/>
                <w:sz w:val="19"/>
              </w:rPr>
            </w:pPr>
            <w:r>
              <w:rPr>
                <w:spacing w:val="-2"/>
                <w:w w:val="95"/>
                <w:sz w:val="19"/>
              </w:rPr>
              <w:t>(500,600]</w:t>
            </w:r>
          </w:p>
        </w:tc>
        <w:tc>
          <w:tcPr>
            <w:tcW w:w="967" w:type="dxa"/>
            <w:tcBorders>
              <w:top w:val="nil"/>
              <w:left w:val="nil"/>
              <w:bottom w:val="nil"/>
              <w:right w:val="nil"/>
            </w:tcBorders>
            <w:shd w:val="clear" w:color="000000" w:fill="FFFFFF"/>
            <w:vAlign w:val="bottom"/>
          </w:tcPr>
          <w:p w14:paraId="71AA699C" w14:textId="667B9112" w:rsidR="009F1C46" w:rsidRDefault="009F1C46" w:rsidP="009F1C46">
            <w:pPr>
              <w:pStyle w:val="TableParagraph"/>
              <w:ind w:right="83"/>
              <w:jc w:val="center"/>
              <w:rPr>
                <w:spacing w:val="-2"/>
                <w:sz w:val="19"/>
              </w:rPr>
            </w:pPr>
            <w:r w:rsidRPr="009F1C46">
              <w:rPr>
                <w:spacing w:val="-2"/>
                <w:sz w:val="19"/>
              </w:rPr>
              <w:t>-0.005</w:t>
            </w:r>
          </w:p>
        </w:tc>
        <w:tc>
          <w:tcPr>
            <w:tcW w:w="1272" w:type="dxa"/>
            <w:tcBorders>
              <w:top w:val="nil"/>
              <w:left w:val="nil"/>
              <w:bottom w:val="nil"/>
              <w:right w:val="nil"/>
            </w:tcBorders>
            <w:shd w:val="clear" w:color="000000" w:fill="FFFFFF"/>
            <w:vAlign w:val="bottom"/>
          </w:tcPr>
          <w:p w14:paraId="31A287F9" w14:textId="23245BAA" w:rsidR="009F1C46" w:rsidRDefault="009F1C46" w:rsidP="009F1C46">
            <w:pPr>
              <w:pStyle w:val="TableParagraph"/>
              <w:ind w:right="83"/>
              <w:jc w:val="center"/>
              <w:rPr>
                <w:spacing w:val="-2"/>
                <w:sz w:val="19"/>
              </w:rPr>
            </w:pPr>
            <w:r w:rsidRPr="009F1C46">
              <w:rPr>
                <w:spacing w:val="-2"/>
                <w:sz w:val="19"/>
              </w:rPr>
              <w:t>0.419*</w:t>
            </w:r>
          </w:p>
        </w:tc>
        <w:tc>
          <w:tcPr>
            <w:tcW w:w="1273" w:type="dxa"/>
            <w:tcBorders>
              <w:top w:val="nil"/>
              <w:left w:val="nil"/>
              <w:bottom w:val="nil"/>
              <w:right w:val="nil"/>
            </w:tcBorders>
            <w:shd w:val="clear" w:color="000000" w:fill="FFFFFF"/>
            <w:vAlign w:val="bottom"/>
          </w:tcPr>
          <w:p w14:paraId="43473080" w14:textId="79C0B469" w:rsidR="009F1C46" w:rsidRDefault="009F1C46" w:rsidP="009F1C46">
            <w:pPr>
              <w:pStyle w:val="TableParagraph"/>
              <w:ind w:right="83"/>
              <w:jc w:val="center"/>
              <w:rPr>
                <w:spacing w:val="-2"/>
                <w:sz w:val="19"/>
              </w:rPr>
            </w:pPr>
            <w:r w:rsidRPr="009F1C46">
              <w:rPr>
                <w:spacing w:val="-2"/>
                <w:sz w:val="19"/>
              </w:rPr>
              <w:t>0.526***</w:t>
            </w:r>
          </w:p>
        </w:tc>
        <w:tc>
          <w:tcPr>
            <w:tcW w:w="1054" w:type="dxa"/>
            <w:tcBorders>
              <w:top w:val="nil"/>
              <w:left w:val="nil"/>
              <w:bottom w:val="nil"/>
              <w:right w:val="nil"/>
            </w:tcBorders>
            <w:shd w:val="clear" w:color="000000" w:fill="FFFFFF"/>
            <w:vAlign w:val="bottom"/>
          </w:tcPr>
          <w:p w14:paraId="1D1C7E8F" w14:textId="5F08E615" w:rsidR="009F1C46" w:rsidRDefault="009F1C46" w:rsidP="009F1C46">
            <w:pPr>
              <w:pStyle w:val="TableParagraph"/>
              <w:ind w:right="83"/>
              <w:jc w:val="center"/>
              <w:rPr>
                <w:spacing w:val="-2"/>
                <w:sz w:val="19"/>
              </w:rPr>
            </w:pPr>
            <w:r w:rsidRPr="009F1C46">
              <w:rPr>
                <w:spacing w:val="-2"/>
                <w:sz w:val="19"/>
              </w:rPr>
              <w:t>0.294.</w:t>
            </w:r>
          </w:p>
        </w:tc>
        <w:tc>
          <w:tcPr>
            <w:tcW w:w="1272" w:type="dxa"/>
            <w:tcBorders>
              <w:top w:val="nil"/>
              <w:left w:val="nil"/>
              <w:bottom w:val="nil"/>
              <w:right w:val="nil"/>
            </w:tcBorders>
            <w:shd w:val="clear" w:color="000000" w:fill="FFFFFF"/>
            <w:vAlign w:val="bottom"/>
          </w:tcPr>
          <w:p w14:paraId="6930088B" w14:textId="1A1D0010" w:rsidR="009F1C46" w:rsidRDefault="009F1C46" w:rsidP="009F1C46">
            <w:pPr>
              <w:pStyle w:val="TableParagraph"/>
              <w:ind w:right="83"/>
              <w:jc w:val="center"/>
              <w:rPr>
                <w:spacing w:val="-2"/>
                <w:sz w:val="19"/>
              </w:rPr>
            </w:pPr>
            <w:r w:rsidRPr="009F1C46">
              <w:rPr>
                <w:spacing w:val="-2"/>
                <w:sz w:val="19"/>
              </w:rPr>
              <w:t>0.113</w:t>
            </w:r>
          </w:p>
        </w:tc>
        <w:tc>
          <w:tcPr>
            <w:tcW w:w="1272" w:type="dxa"/>
            <w:tcBorders>
              <w:top w:val="nil"/>
              <w:left w:val="nil"/>
              <w:bottom w:val="nil"/>
              <w:right w:val="nil"/>
            </w:tcBorders>
            <w:shd w:val="clear" w:color="000000" w:fill="FFFFFF"/>
            <w:vAlign w:val="bottom"/>
          </w:tcPr>
          <w:p w14:paraId="72C4991B" w14:textId="1617C8AE" w:rsidR="009F1C46" w:rsidRPr="00525582" w:rsidRDefault="009F1C46" w:rsidP="009F1C46">
            <w:pPr>
              <w:pStyle w:val="TableParagraph"/>
              <w:ind w:right="83"/>
              <w:jc w:val="center"/>
              <w:rPr>
                <w:spacing w:val="-2"/>
                <w:sz w:val="19"/>
              </w:rPr>
            </w:pPr>
            <w:r w:rsidRPr="009F1C46">
              <w:rPr>
                <w:spacing w:val="-2"/>
                <w:sz w:val="19"/>
              </w:rPr>
              <w:t>0.058</w:t>
            </w:r>
          </w:p>
        </w:tc>
      </w:tr>
      <w:tr w:rsidR="009F1C46" w14:paraId="2AC7ED28" w14:textId="77777777" w:rsidTr="00F53D84">
        <w:trPr>
          <w:trHeight w:val="231"/>
          <w:jc w:val="center"/>
        </w:trPr>
        <w:tc>
          <w:tcPr>
            <w:tcW w:w="1658" w:type="dxa"/>
          </w:tcPr>
          <w:p w14:paraId="5C995B01" w14:textId="77777777" w:rsidR="009F1C46" w:rsidRDefault="009F1C46" w:rsidP="009F1C46">
            <w:pPr>
              <w:pStyle w:val="TableParagraph"/>
              <w:spacing w:line="240" w:lineRule="auto"/>
              <w:rPr>
                <w:rFonts w:ascii="Times New Roman"/>
                <w:sz w:val="16"/>
              </w:rPr>
            </w:pPr>
          </w:p>
        </w:tc>
        <w:tc>
          <w:tcPr>
            <w:tcW w:w="1377" w:type="dxa"/>
          </w:tcPr>
          <w:p w14:paraId="024515BA" w14:textId="1516EC2C" w:rsidR="009F1C46" w:rsidRDefault="009F1C46" w:rsidP="009F1C46">
            <w:pPr>
              <w:pStyle w:val="TableParagraph"/>
              <w:ind w:left="25"/>
              <w:rPr>
                <w:spacing w:val="-2"/>
                <w:w w:val="95"/>
                <w:sz w:val="19"/>
              </w:rPr>
            </w:pPr>
            <w:r>
              <w:rPr>
                <w:spacing w:val="-2"/>
                <w:w w:val="95"/>
                <w:sz w:val="19"/>
              </w:rPr>
              <w:t>(600,1000]</w:t>
            </w:r>
          </w:p>
        </w:tc>
        <w:tc>
          <w:tcPr>
            <w:tcW w:w="967" w:type="dxa"/>
            <w:tcBorders>
              <w:top w:val="nil"/>
              <w:left w:val="nil"/>
              <w:bottom w:val="nil"/>
              <w:right w:val="nil"/>
            </w:tcBorders>
            <w:shd w:val="clear" w:color="000000" w:fill="FFFFFF"/>
            <w:vAlign w:val="bottom"/>
          </w:tcPr>
          <w:p w14:paraId="2F5F2450" w14:textId="5A42989B" w:rsidR="009F1C46" w:rsidRDefault="009F1C46" w:rsidP="009F1C46">
            <w:pPr>
              <w:pStyle w:val="TableParagraph"/>
              <w:ind w:right="83"/>
              <w:jc w:val="center"/>
              <w:rPr>
                <w:spacing w:val="-2"/>
                <w:sz w:val="19"/>
              </w:rPr>
            </w:pPr>
            <w:r w:rsidRPr="009F1C46">
              <w:rPr>
                <w:spacing w:val="-2"/>
                <w:sz w:val="19"/>
              </w:rPr>
              <w:t>0.546**</w:t>
            </w:r>
          </w:p>
        </w:tc>
        <w:tc>
          <w:tcPr>
            <w:tcW w:w="1272" w:type="dxa"/>
            <w:tcBorders>
              <w:top w:val="nil"/>
              <w:left w:val="nil"/>
              <w:bottom w:val="nil"/>
              <w:right w:val="nil"/>
            </w:tcBorders>
            <w:shd w:val="clear" w:color="000000" w:fill="FFFFFF"/>
            <w:vAlign w:val="bottom"/>
          </w:tcPr>
          <w:p w14:paraId="7000DD30" w14:textId="45AF3C8F" w:rsidR="009F1C46" w:rsidRDefault="009F1C46" w:rsidP="009F1C46">
            <w:pPr>
              <w:pStyle w:val="TableParagraph"/>
              <w:ind w:right="83"/>
              <w:jc w:val="center"/>
              <w:rPr>
                <w:spacing w:val="-2"/>
                <w:sz w:val="19"/>
              </w:rPr>
            </w:pPr>
            <w:r w:rsidRPr="009F1C46">
              <w:rPr>
                <w:spacing w:val="-2"/>
                <w:sz w:val="19"/>
              </w:rPr>
              <w:t>0.793***</w:t>
            </w:r>
          </w:p>
        </w:tc>
        <w:tc>
          <w:tcPr>
            <w:tcW w:w="1273" w:type="dxa"/>
            <w:tcBorders>
              <w:top w:val="nil"/>
              <w:left w:val="nil"/>
              <w:bottom w:val="nil"/>
              <w:right w:val="nil"/>
            </w:tcBorders>
            <w:shd w:val="clear" w:color="000000" w:fill="FFFFFF"/>
            <w:vAlign w:val="bottom"/>
          </w:tcPr>
          <w:p w14:paraId="6C328042" w14:textId="66F3FF16" w:rsidR="009F1C46" w:rsidRDefault="009F1C46" w:rsidP="009F1C46">
            <w:pPr>
              <w:pStyle w:val="TableParagraph"/>
              <w:ind w:right="83"/>
              <w:jc w:val="center"/>
              <w:rPr>
                <w:spacing w:val="-2"/>
                <w:sz w:val="19"/>
              </w:rPr>
            </w:pPr>
            <w:r w:rsidRPr="009F1C46">
              <w:rPr>
                <w:spacing w:val="-2"/>
                <w:sz w:val="19"/>
              </w:rPr>
              <w:t>0.612***</w:t>
            </w:r>
          </w:p>
        </w:tc>
        <w:tc>
          <w:tcPr>
            <w:tcW w:w="1054" w:type="dxa"/>
            <w:tcBorders>
              <w:top w:val="nil"/>
              <w:left w:val="nil"/>
              <w:bottom w:val="nil"/>
              <w:right w:val="nil"/>
            </w:tcBorders>
            <w:shd w:val="clear" w:color="000000" w:fill="FFFFFF"/>
            <w:vAlign w:val="bottom"/>
          </w:tcPr>
          <w:p w14:paraId="686F4D8C" w14:textId="143DECED" w:rsidR="009F1C46" w:rsidRDefault="009F1C46" w:rsidP="009F1C46">
            <w:pPr>
              <w:pStyle w:val="TableParagraph"/>
              <w:ind w:right="83"/>
              <w:jc w:val="center"/>
              <w:rPr>
                <w:spacing w:val="-2"/>
                <w:sz w:val="19"/>
              </w:rPr>
            </w:pPr>
            <w:r w:rsidRPr="009F1C46">
              <w:rPr>
                <w:spacing w:val="-2"/>
                <w:sz w:val="19"/>
              </w:rPr>
              <w:t>0.463**</w:t>
            </w:r>
          </w:p>
        </w:tc>
        <w:tc>
          <w:tcPr>
            <w:tcW w:w="1272" w:type="dxa"/>
            <w:tcBorders>
              <w:top w:val="nil"/>
              <w:left w:val="nil"/>
              <w:bottom w:val="nil"/>
              <w:right w:val="nil"/>
            </w:tcBorders>
            <w:shd w:val="clear" w:color="000000" w:fill="FFFFFF"/>
            <w:vAlign w:val="bottom"/>
          </w:tcPr>
          <w:p w14:paraId="10FEF184" w14:textId="55C787C3" w:rsidR="009F1C46" w:rsidRDefault="009F1C46" w:rsidP="009F1C46">
            <w:pPr>
              <w:pStyle w:val="TableParagraph"/>
              <w:ind w:right="83"/>
              <w:jc w:val="center"/>
              <w:rPr>
                <w:spacing w:val="-2"/>
                <w:sz w:val="19"/>
              </w:rPr>
            </w:pPr>
            <w:r w:rsidRPr="009F1C46">
              <w:rPr>
                <w:spacing w:val="-2"/>
                <w:sz w:val="19"/>
              </w:rPr>
              <w:t>0.32*</w:t>
            </w:r>
          </w:p>
        </w:tc>
        <w:tc>
          <w:tcPr>
            <w:tcW w:w="1272" w:type="dxa"/>
            <w:tcBorders>
              <w:top w:val="nil"/>
              <w:left w:val="nil"/>
              <w:bottom w:val="nil"/>
              <w:right w:val="nil"/>
            </w:tcBorders>
            <w:shd w:val="clear" w:color="000000" w:fill="FFFFFF"/>
            <w:vAlign w:val="bottom"/>
          </w:tcPr>
          <w:p w14:paraId="1F841FE2" w14:textId="183EBB98" w:rsidR="009F1C46" w:rsidRPr="00525582" w:rsidRDefault="009F1C46" w:rsidP="009F1C46">
            <w:pPr>
              <w:pStyle w:val="TableParagraph"/>
              <w:ind w:right="83"/>
              <w:jc w:val="center"/>
              <w:rPr>
                <w:spacing w:val="-2"/>
                <w:sz w:val="19"/>
              </w:rPr>
            </w:pPr>
            <w:r w:rsidRPr="009F1C46">
              <w:rPr>
                <w:spacing w:val="-2"/>
                <w:sz w:val="19"/>
              </w:rPr>
              <w:t>0.229*</w:t>
            </w:r>
          </w:p>
        </w:tc>
      </w:tr>
      <w:tr w:rsidR="009F1C46" w14:paraId="777DEFB1" w14:textId="77777777" w:rsidTr="00F53D84">
        <w:trPr>
          <w:trHeight w:val="231"/>
          <w:jc w:val="center"/>
        </w:trPr>
        <w:tc>
          <w:tcPr>
            <w:tcW w:w="1658" w:type="dxa"/>
          </w:tcPr>
          <w:p w14:paraId="20892EF7" w14:textId="77777777" w:rsidR="009F1C46" w:rsidRDefault="009F1C46" w:rsidP="009F1C46">
            <w:pPr>
              <w:pStyle w:val="TableParagraph"/>
              <w:spacing w:line="240" w:lineRule="auto"/>
              <w:rPr>
                <w:rFonts w:ascii="Times New Roman"/>
                <w:sz w:val="16"/>
              </w:rPr>
            </w:pPr>
          </w:p>
        </w:tc>
        <w:tc>
          <w:tcPr>
            <w:tcW w:w="1377" w:type="dxa"/>
          </w:tcPr>
          <w:p w14:paraId="49DB6F74" w14:textId="3816D377" w:rsidR="009F1C46" w:rsidRDefault="009F1C46" w:rsidP="009F1C46">
            <w:pPr>
              <w:pStyle w:val="TableParagraph"/>
              <w:ind w:left="25"/>
              <w:rPr>
                <w:spacing w:val="-2"/>
                <w:w w:val="95"/>
                <w:sz w:val="19"/>
              </w:rPr>
            </w:pPr>
            <w:r>
              <w:rPr>
                <w:spacing w:val="-2"/>
                <w:w w:val="95"/>
                <w:sz w:val="19"/>
              </w:rPr>
              <w:t>(1000,2000]</w:t>
            </w:r>
          </w:p>
        </w:tc>
        <w:tc>
          <w:tcPr>
            <w:tcW w:w="967" w:type="dxa"/>
            <w:tcBorders>
              <w:top w:val="nil"/>
              <w:left w:val="nil"/>
              <w:bottom w:val="nil"/>
              <w:right w:val="nil"/>
            </w:tcBorders>
            <w:shd w:val="clear" w:color="000000" w:fill="FFFFFF"/>
            <w:vAlign w:val="bottom"/>
          </w:tcPr>
          <w:p w14:paraId="024F980D" w14:textId="1B9E8A82" w:rsidR="009F1C46" w:rsidRDefault="009F1C46" w:rsidP="009F1C46">
            <w:pPr>
              <w:pStyle w:val="TableParagraph"/>
              <w:ind w:right="83"/>
              <w:jc w:val="center"/>
              <w:rPr>
                <w:spacing w:val="-2"/>
                <w:sz w:val="19"/>
              </w:rPr>
            </w:pPr>
            <w:r w:rsidRPr="009F1C46">
              <w:rPr>
                <w:spacing w:val="-2"/>
                <w:sz w:val="19"/>
              </w:rPr>
              <w:t>1.122***</w:t>
            </w:r>
          </w:p>
        </w:tc>
        <w:tc>
          <w:tcPr>
            <w:tcW w:w="1272" w:type="dxa"/>
            <w:tcBorders>
              <w:top w:val="nil"/>
              <w:left w:val="nil"/>
              <w:bottom w:val="nil"/>
              <w:right w:val="nil"/>
            </w:tcBorders>
            <w:shd w:val="clear" w:color="000000" w:fill="FFFFFF"/>
            <w:vAlign w:val="bottom"/>
          </w:tcPr>
          <w:p w14:paraId="4288D535" w14:textId="701F8301" w:rsidR="009F1C46" w:rsidRDefault="009F1C46" w:rsidP="009F1C46">
            <w:pPr>
              <w:pStyle w:val="TableParagraph"/>
              <w:ind w:right="83"/>
              <w:jc w:val="center"/>
              <w:rPr>
                <w:spacing w:val="-2"/>
                <w:sz w:val="19"/>
              </w:rPr>
            </w:pPr>
            <w:r w:rsidRPr="009F1C46">
              <w:rPr>
                <w:spacing w:val="-2"/>
                <w:sz w:val="19"/>
              </w:rPr>
              <w:t>1.075***</w:t>
            </w:r>
          </w:p>
        </w:tc>
        <w:tc>
          <w:tcPr>
            <w:tcW w:w="1273" w:type="dxa"/>
            <w:tcBorders>
              <w:top w:val="nil"/>
              <w:left w:val="nil"/>
              <w:bottom w:val="nil"/>
              <w:right w:val="nil"/>
            </w:tcBorders>
            <w:shd w:val="clear" w:color="000000" w:fill="FFFFFF"/>
            <w:vAlign w:val="bottom"/>
          </w:tcPr>
          <w:p w14:paraId="16682BB9" w14:textId="6C0DB4E7" w:rsidR="009F1C46" w:rsidRDefault="009F1C46" w:rsidP="009F1C46">
            <w:pPr>
              <w:pStyle w:val="TableParagraph"/>
              <w:ind w:right="83"/>
              <w:jc w:val="center"/>
              <w:rPr>
                <w:spacing w:val="-2"/>
                <w:sz w:val="19"/>
              </w:rPr>
            </w:pPr>
            <w:r w:rsidRPr="009F1C46">
              <w:rPr>
                <w:spacing w:val="-2"/>
                <w:sz w:val="19"/>
              </w:rPr>
              <w:t>0.813***</w:t>
            </w:r>
          </w:p>
        </w:tc>
        <w:tc>
          <w:tcPr>
            <w:tcW w:w="1054" w:type="dxa"/>
            <w:tcBorders>
              <w:top w:val="nil"/>
              <w:left w:val="nil"/>
              <w:bottom w:val="nil"/>
              <w:right w:val="nil"/>
            </w:tcBorders>
            <w:shd w:val="clear" w:color="000000" w:fill="FFFFFF"/>
            <w:vAlign w:val="bottom"/>
          </w:tcPr>
          <w:p w14:paraId="35621E0B" w14:textId="4BF9E222" w:rsidR="009F1C46" w:rsidRDefault="009F1C46" w:rsidP="009F1C46">
            <w:pPr>
              <w:pStyle w:val="TableParagraph"/>
              <w:ind w:right="83"/>
              <w:jc w:val="center"/>
              <w:rPr>
                <w:spacing w:val="-2"/>
                <w:sz w:val="19"/>
              </w:rPr>
            </w:pPr>
            <w:r w:rsidRPr="009F1C46">
              <w:rPr>
                <w:spacing w:val="-2"/>
                <w:sz w:val="19"/>
              </w:rPr>
              <w:t>1.487***</w:t>
            </w:r>
          </w:p>
        </w:tc>
        <w:tc>
          <w:tcPr>
            <w:tcW w:w="1272" w:type="dxa"/>
            <w:tcBorders>
              <w:top w:val="nil"/>
              <w:left w:val="nil"/>
              <w:bottom w:val="nil"/>
              <w:right w:val="nil"/>
            </w:tcBorders>
            <w:shd w:val="clear" w:color="000000" w:fill="FFFFFF"/>
            <w:vAlign w:val="bottom"/>
          </w:tcPr>
          <w:p w14:paraId="10274A91" w14:textId="5D26D33C" w:rsidR="009F1C46" w:rsidRDefault="009F1C46" w:rsidP="009F1C46">
            <w:pPr>
              <w:pStyle w:val="TableParagraph"/>
              <w:ind w:right="83"/>
              <w:jc w:val="center"/>
              <w:rPr>
                <w:spacing w:val="-2"/>
                <w:sz w:val="19"/>
              </w:rPr>
            </w:pPr>
            <w:r w:rsidRPr="009F1C46">
              <w:rPr>
                <w:spacing w:val="-2"/>
                <w:sz w:val="19"/>
              </w:rPr>
              <w:t>0.277</w:t>
            </w:r>
          </w:p>
        </w:tc>
        <w:tc>
          <w:tcPr>
            <w:tcW w:w="1272" w:type="dxa"/>
            <w:tcBorders>
              <w:top w:val="nil"/>
              <w:left w:val="nil"/>
              <w:bottom w:val="nil"/>
              <w:right w:val="nil"/>
            </w:tcBorders>
            <w:shd w:val="clear" w:color="000000" w:fill="FFFFFF"/>
            <w:vAlign w:val="bottom"/>
          </w:tcPr>
          <w:p w14:paraId="4E64437D" w14:textId="6F17ED25" w:rsidR="009F1C46" w:rsidRPr="00525582" w:rsidRDefault="009F1C46" w:rsidP="009F1C46">
            <w:pPr>
              <w:pStyle w:val="TableParagraph"/>
              <w:ind w:right="83"/>
              <w:jc w:val="center"/>
              <w:rPr>
                <w:spacing w:val="-2"/>
                <w:sz w:val="19"/>
              </w:rPr>
            </w:pPr>
            <w:r w:rsidRPr="009F1C46">
              <w:rPr>
                <w:spacing w:val="-2"/>
                <w:sz w:val="19"/>
              </w:rPr>
              <w:t>0.567**</w:t>
            </w:r>
          </w:p>
        </w:tc>
      </w:tr>
      <w:tr w:rsidR="009F1C46" w14:paraId="468B7895" w14:textId="77777777" w:rsidTr="00F53D84">
        <w:trPr>
          <w:trHeight w:val="265"/>
          <w:jc w:val="center"/>
        </w:trPr>
        <w:tc>
          <w:tcPr>
            <w:tcW w:w="1658" w:type="dxa"/>
            <w:tcBorders>
              <w:bottom w:val="single" w:sz="4" w:space="0" w:color="000000"/>
            </w:tcBorders>
          </w:tcPr>
          <w:p w14:paraId="422920D2" w14:textId="77777777" w:rsidR="009F1C46" w:rsidRDefault="009F1C46" w:rsidP="009F1C46">
            <w:pPr>
              <w:pStyle w:val="TableParagraph"/>
              <w:spacing w:line="240" w:lineRule="auto"/>
              <w:rPr>
                <w:rFonts w:ascii="Times New Roman"/>
                <w:sz w:val="18"/>
              </w:rPr>
            </w:pPr>
          </w:p>
        </w:tc>
        <w:tc>
          <w:tcPr>
            <w:tcW w:w="1377" w:type="dxa"/>
            <w:tcBorders>
              <w:bottom w:val="single" w:sz="4" w:space="0" w:color="000000"/>
            </w:tcBorders>
          </w:tcPr>
          <w:p w14:paraId="3EDCE1DE" w14:textId="683F103D" w:rsidR="009F1C46" w:rsidRDefault="009F1C46" w:rsidP="009F1C46">
            <w:pPr>
              <w:pStyle w:val="TableParagraph"/>
              <w:ind w:left="25"/>
              <w:rPr>
                <w:sz w:val="19"/>
              </w:rPr>
            </w:pPr>
            <w:r>
              <w:rPr>
                <w:sz w:val="19"/>
              </w:rPr>
              <w:t>(2000, Inf]</w:t>
            </w:r>
          </w:p>
        </w:tc>
        <w:tc>
          <w:tcPr>
            <w:tcW w:w="967" w:type="dxa"/>
            <w:tcBorders>
              <w:top w:val="nil"/>
              <w:left w:val="nil"/>
              <w:bottom w:val="nil"/>
              <w:right w:val="nil"/>
            </w:tcBorders>
            <w:shd w:val="clear" w:color="000000" w:fill="FFFFFF"/>
            <w:vAlign w:val="bottom"/>
          </w:tcPr>
          <w:p w14:paraId="3AD1E9B9" w14:textId="667D142D" w:rsidR="009F1C46" w:rsidRPr="00525582" w:rsidRDefault="009F1C46" w:rsidP="009F1C46">
            <w:pPr>
              <w:pStyle w:val="TableParagraph"/>
              <w:ind w:right="83"/>
              <w:jc w:val="center"/>
              <w:rPr>
                <w:spacing w:val="-2"/>
                <w:sz w:val="19"/>
              </w:rPr>
            </w:pPr>
            <w:r w:rsidRPr="009F1C46">
              <w:rPr>
                <w:spacing w:val="-2"/>
                <w:sz w:val="19"/>
              </w:rPr>
              <w:t>0.921*</w:t>
            </w:r>
          </w:p>
        </w:tc>
        <w:tc>
          <w:tcPr>
            <w:tcW w:w="1272" w:type="dxa"/>
            <w:tcBorders>
              <w:top w:val="nil"/>
              <w:left w:val="nil"/>
              <w:bottom w:val="nil"/>
              <w:right w:val="nil"/>
            </w:tcBorders>
            <w:shd w:val="clear" w:color="000000" w:fill="FFFFFF"/>
            <w:vAlign w:val="bottom"/>
          </w:tcPr>
          <w:p w14:paraId="22004383" w14:textId="161F8A96" w:rsidR="009F1C46" w:rsidRPr="00525582" w:rsidRDefault="009F1C46" w:rsidP="009F1C46">
            <w:pPr>
              <w:pStyle w:val="TableParagraph"/>
              <w:ind w:right="83"/>
              <w:jc w:val="center"/>
              <w:rPr>
                <w:spacing w:val="-2"/>
                <w:sz w:val="19"/>
              </w:rPr>
            </w:pPr>
            <w:r w:rsidRPr="009F1C46">
              <w:rPr>
                <w:spacing w:val="-2"/>
                <w:sz w:val="19"/>
              </w:rPr>
              <w:t>1.391**</w:t>
            </w:r>
          </w:p>
        </w:tc>
        <w:tc>
          <w:tcPr>
            <w:tcW w:w="1273" w:type="dxa"/>
            <w:tcBorders>
              <w:top w:val="nil"/>
              <w:left w:val="nil"/>
              <w:bottom w:val="nil"/>
              <w:right w:val="nil"/>
            </w:tcBorders>
            <w:shd w:val="clear" w:color="000000" w:fill="FFFFFF"/>
            <w:vAlign w:val="bottom"/>
          </w:tcPr>
          <w:p w14:paraId="7F2AC23E" w14:textId="4E9CFFA2" w:rsidR="009F1C46" w:rsidRPr="00525582" w:rsidRDefault="009F1C46" w:rsidP="009F1C46">
            <w:pPr>
              <w:pStyle w:val="TableParagraph"/>
              <w:ind w:right="83"/>
              <w:jc w:val="center"/>
              <w:rPr>
                <w:spacing w:val="-2"/>
                <w:sz w:val="19"/>
              </w:rPr>
            </w:pPr>
            <w:r w:rsidRPr="009F1C46">
              <w:rPr>
                <w:spacing w:val="-2"/>
                <w:sz w:val="19"/>
              </w:rPr>
              <w:t>1.653***</w:t>
            </w:r>
          </w:p>
        </w:tc>
        <w:tc>
          <w:tcPr>
            <w:tcW w:w="1054" w:type="dxa"/>
            <w:tcBorders>
              <w:top w:val="nil"/>
              <w:left w:val="nil"/>
              <w:bottom w:val="nil"/>
              <w:right w:val="nil"/>
            </w:tcBorders>
            <w:shd w:val="clear" w:color="000000" w:fill="FFFFFF"/>
            <w:vAlign w:val="bottom"/>
          </w:tcPr>
          <w:p w14:paraId="266AB392" w14:textId="5F55332A" w:rsidR="009F1C46" w:rsidRPr="00525582" w:rsidRDefault="009F1C46" w:rsidP="009F1C46">
            <w:pPr>
              <w:pStyle w:val="TableParagraph"/>
              <w:ind w:right="83"/>
              <w:jc w:val="center"/>
              <w:rPr>
                <w:spacing w:val="-2"/>
                <w:sz w:val="19"/>
              </w:rPr>
            </w:pPr>
            <w:r w:rsidRPr="009F1C46">
              <w:rPr>
                <w:spacing w:val="-2"/>
                <w:sz w:val="19"/>
              </w:rPr>
              <w:t>2.383***</w:t>
            </w:r>
          </w:p>
        </w:tc>
        <w:tc>
          <w:tcPr>
            <w:tcW w:w="1272" w:type="dxa"/>
            <w:tcBorders>
              <w:top w:val="nil"/>
              <w:left w:val="nil"/>
              <w:bottom w:val="nil"/>
              <w:right w:val="nil"/>
            </w:tcBorders>
            <w:shd w:val="clear" w:color="000000" w:fill="FFFFFF"/>
            <w:vAlign w:val="bottom"/>
          </w:tcPr>
          <w:p w14:paraId="6677A301" w14:textId="1B339186" w:rsidR="009F1C46" w:rsidRPr="00525582" w:rsidRDefault="009F1C46" w:rsidP="009F1C46">
            <w:pPr>
              <w:pStyle w:val="TableParagraph"/>
              <w:ind w:right="83"/>
              <w:jc w:val="center"/>
              <w:rPr>
                <w:spacing w:val="-2"/>
                <w:sz w:val="19"/>
              </w:rPr>
            </w:pPr>
            <w:r w:rsidRPr="009F1C46">
              <w:rPr>
                <w:spacing w:val="-2"/>
                <w:sz w:val="19"/>
              </w:rPr>
              <w:t>0.618.</w:t>
            </w:r>
          </w:p>
        </w:tc>
        <w:tc>
          <w:tcPr>
            <w:tcW w:w="1272" w:type="dxa"/>
            <w:tcBorders>
              <w:top w:val="nil"/>
              <w:left w:val="nil"/>
              <w:bottom w:val="nil"/>
              <w:right w:val="nil"/>
            </w:tcBorders>
            <w:shd w:val="clear" w:color="000000" w:fill="FFFFFF"/>
            <w:vAlign w:val="bottom"/>
          </w:tcPr>
          <w:p w14:paraId="16B55BB2" w14:textId="74BE9CF4" w:rsidR="009F1C46" w:rsidRPr="00525582" w:rsidRDefault="009F1C46" w:rsidP="009F1C46">
            <w:pPr>
              <w:pStyle w:val="TableParagraph"/>
              <w:ind w:right="83"/>
              <w:jc w:val="center"/>
              <w:rPr>
                <w:spacing w:val="-2"/>
                <w:sz w:val="19"/>
              </w:rPr>
            </w:pPr>
            <w:r w:rsidRPr="009F1C46">
              <w:rPr>
                <w:spacing w:val="-2"/>
                <w:sz w:val="19"/>
              </w:rPr>
              <w:t>0.646*</w:t>
            </w:r>
          </w:p>
        </w:tc>
      </w:tr>
      <w:tr w:rsidR="004C653C" w14:paraId="344CAD97" w14:textId="77777777" w:rsidTr="00CF6E7E">
        <w:trPr>
          <w:trHeight w:val="282"/>
          <w:jc w:val="center"/>
        </w:trPr>
        <w:tc>
          <w:tcPr>
            <w:tcW w:w="1658" w:type="dxa"/>
            <w:tcBorders>
              <w:top w:val="single" w:sz="4" w:space="0" w:color="000000"/>
            </w:tcBorders>
          </w:tcPr>
          <w:p w14:paraId="6F9DB974" w14:textId="77777777" w:rsidR="004C653C" w:rsidRDefault="004C653C" w:rsidP="004C653C">
            <w:pPr>
              <w:pStyle w:val="TableParagraph"/>
              <w:spacing w:before="40" w:line="240" w:lineRule="auto"/>
              <w:ind w:left="95"/>
              <w:rPr>
                <w:sz w:val="19"/>
              </w:rPr>
            </w:pPr>
            <w:r>
              <w:rPr>
                <w:spacing w:val="-4"/>
                <w:sz w:val="19"/>
              </w:rPr>
              <w:t>Race</w:t>
            </w:r>
          </w:p>
        </w:tc>
        <w:tc>
          <w:tcPr>
            <w:tcW w:w="1377" w:type="dxa"/>
            <w:tcBorders>
              <w:top w:val="single" w:sz="4" w:space="0" w:color="000000"/>
            </w:tcBorders>
          </w:tcPr>
          <w:p w14:paraId="10E0825E" w14:textId="77777777" w:rsidR="004C653C" w:rsidRDefault="004C653C" w:rsidP="004C653C">
            <w:pPr>
              <w:pStyle w:val="TableParagraph"/>
              <w:spacing w:before="40" w:line="240" w:lineRule="auto"/>
              <w:ind w:left="24"/>
              <w:rPr>
                <w:sz w:val="19"/>
              </w:rPr>
            </w:pPr>
            <w:r>
              <w:rPr>
                <w:spacing w:val="-2"/>
                <w:sz w:val="19"/>
              </w:rPr>
              <w:t>Asian</w:t>
            </w:r>
          </w:p>
        </w:tc>
        <w:tc>
          <w:tcPr>
            <w:tcW w:w="967" w:type="dxa"/>
            <w:tcBorders>
              <w:top w:val="single" w:sz="4" w:space="0" w:color="000000"/>
            </w:tcBorders>
            <w:vAlign w:val="bottom"/>
          </w:tcPr>
          <w:p w14:paraId="0FF600EE" w14:textId="1D638D22" w:rsidR="004C653C" w:rsidRPr="004C653C" w:rsidRDefault="004C653C" w:rsidP="004C653C">
            <w:pPr>
              <w:pStyle w:val="TableParagraph"/>
              <w:ind w:right="83"/>
              <w:jc w:val="center"/>
              <w:rPr>
                <w:spacing w:val="-2"/>
                <w:sz w:val="19"/>
              </w:rPr>
            </w:pPr>
            <w:r w:rsidRPr="004C653C">
              <w:rPr>
                <w:spacing w:val="-2"/>
                <w:sz w:val="19"/>
              </w:rPr>
              <w:t>0.366***</w:t>
            </w:r>
          </w:p>
        </w:tc>
        <w:tc>
          <w:tcPr>
            <w:tcW w:w="1272" w:type="dxa"/>
            <w:tcBorders>
              <w:top w:val="single" w:sz="4" w:space="0" w:color="000000"/>
            </w:tcBorders>
            <w:vAlign w:val="bottom"/>
          </w:tcPr>
          <w:p w14:paraId="6B8E6773" w14:textId="59950FDC" w:rsidR="004C653C" w:rsidRPr="004C653C" w:rsidRDefault="004C653C" w:rsidP="004C653C">
            <w:pPr>
              <w:pStyle w:val="TableParagraph"/>
              <w:ind w:right="83"/>
              <w:jc w:val="center"/>
              <w:rPr>
                <w:spacing w:val="-2"/>
                <w:sz w:val="19"/>
              </w:rPr>
            </w:pPr>
            <w:r w:rsidRPr="004C653C">
              <w:rPr>
                <w:spacing w:val="-2"/>
                <w:sz w:val="19"/>
              </w:rPr>
              <w:t>0.404***</w:t>
            </w:r>
          </w:p>
        </w:tc>
        <w:tc>
          <w:tcPr>
            <w:tcW w:w="1273" w:type="dxa"/>
            <w:tcBorders>
              <w:top w:val="single" w:sz="4" w:space="0" w:color="000000"/>
            </w:tcBorders>
            <w:vAlign w:val="bottom"/>
          </w:tcPr>
          <w:p w14:paraId="5123A16F" w14:textId="5C946BA1" w:rsidR="004C653C" w:rsidRPr="004C653C" w:rsidRDefault="004C653C" w:rsidP="004C653C">
            <w:pPr>
              <w:pStyle w:val="TableParagraph"/>
              <w:ind w:right="83"/>
              <w:jc w:val="center"/>
              <w:rPr>
                <w:spacing w:val="-2"/>
                <w:sz w:val="19"/>
              </w:rPr>
            </w:pPr>
            <w:r w:rsidRPr="004C653C">
              <w:rPr>
                <w:spacing w:val="-2"/>
                <w:sz w:val="19"/>
              </w:rPr>
              <w:t>0.512***</w:t>
            </w:r>
          </w:p>
        </w:tc>
        <w:tc>
          <w:tcPr>
            <w:tcW w:w="1054" w:type="dxa"/>
            <w:tcBorders>
              <w:top w:val="single" w:sz="4" w:space="0" w:color="000000"/>
            </w:tcBorders>
            <w:vAlign w:val="bottom"/>
          </w:tcPr>
          <w:p w14:paraId="5EF50680" w14:textId="0EEBA904" w:rsidR="004C653C" w:rsidRPr="004C653C" w:rsidRDefault="004C653C" w:rsidP="004C653C">
            <w:pPr>
              <w:pStyle w:val="TableParagraph"/>
              <w:ind w:right="83"/>
              <w:jc w:val="center"/>
              <w:rPr>
                <w:spacing w:val="-2"/>
                <w:sz w:val="19"/>
              </w:rPr>
            </w:pPr>
            <w:r w:rsidRPr="004C653C">
              <w:rPr>
                <w:spacing w:val="-2"/>
                <w:sz w:val="19"/>
              </w:rPr>
              <w:t>0.474***</w:t>
            </w:r>
          </w:p>
        </w:tc>
        <w:tc>
          <w:tcPr>
            <w:tcW w:w="1272" w:type="dxa"/>
            <w:tcBorders>
              <w:top w:val="single" w:sz="4" w:space="0" w:color="000000"/>
            </w:tcBorders>
            <w:vAlign w:val="bottom"/>
          </w:tcPr>
          <w:p w14:paraId="79073AE8" w14:textId="336CF9E0" w:rsidR="004C653C" w:rsidRPr="004C653C" w:rsidRDefault="004C653C" w:rsidP="004C653C">
            <w:pPr>
              <w:pStyle w:val="TableParagraph"/>
              <w:ind w:right="83"/>
              <w:jc w:val="center"/>
              <w:rPr>
                <w:spacing w:val="-2"/>
                <w:sz w:val="19"/>
              </w:rPr>
            </w:pPr>
            <w:r w:rsidRPr="004C653C">
              <w:rPr>
                <w:spacing w:val="-2"/>
                <w:sz w:val="19"/>
              </w:rPr>
              <w:t>0.477***</w:t>
            </w:r>
          </w:p>
        </w:tc>
        <w:tc>
          <w:tcPr>
            <w:tcW w:w="1272" w:type="dxa"/>
            <w:tcBorders>
              <w:top w:val="single" w:sz="4" w:space="0" w:color="000000"/>
            </w:tcBorders>
            <w:vAlign w:val="bottom"/>
          </w:tcPr>
          <w:p w14:paraId="256BD164" w14:textId="7644B42D" w:rsidR="004C653C" w:rsidRPr="004C653C" w:rsidRDefault="004C653C" w:rsidP="004C653C">
            <w:pPr>
              <w:pStyle w:val="TableParagraph"/>
              <w:ind w:right="83"/>
              <w:jc w:val="center"/>
              <w:rPr>
                <w:spacing w:val="-2"/>
                <w:sz w:val="19"/>
              </w:rPr>
            </w:pPr>
            <w:r w:rsidRPr="004C653C">
              <w:rPr>
                <w:spacing w:val="-2"/>
                <w:sz w:val="19"/>
              </w:rPr>
              <w:t>0.35***</w:t>
            </w:r>
          </w:p>
        </w:tc>
      </w:tr>
      <w:tr w:rsidR="004C653C" w14:paraId="1469FA30" w14:textId="77777777" w:rsidTr="00CF6E7E">
        <w:trPr>
          <w:trHeight w:val="231"/>
          <w:jc w:val="center"/>
        </w:trPr>
        <w:tc>
          <w:tcPr>
            <w:tcW w:w="1658" w:type="dxa"/>
          </w:tcPr>
          <w:p w14:paraId="7CAC3F89" w14:textId="77777777" w:rsidR="004C653C" w:rsidRDefault="004C653C" w:rsidP="004C653C">
            <w:pPr>
              <w:pStyle w:val="TableParagraph"/>
              <w:spacing w:line="240" w:lineRule="auto"/>
              <w:rPr>
                <w:rFonts w:ascii="Times New Roman"/>
                <w:sz w:val="16"/>
              </w:rPr>
            </w:pPr>
          </w:p>
        </w:tc>
        <w:tc>
          <w:tcPr>
            <w:tcW w:w="1377" w:type="dxa"/>
          </w:tcPr>
          <w:p w14:paraId="770E681F" w14:textId="77777777" w:rsidR="004C653C" w:rsidRDefault="004C653C" w:rsidP="004C653C">
            <w:pPr>
              <w:pStyle w:val="TableParagraph"/>
              <w:ind w:left="25"/>
              <w:rPr>
                <w:sz w:val="19"/>
              </w:rPr>
            </w:pPr>
            <w:r>
              <w:rPr>
                <w:spacing w:val="-4"/>
                <w:w w:val="110"/>
                <w:sz w:val="19"/>
              </w:rPr>
              <w:t>B/AA</w:t>
            </w:r>
          </w:p>
        </w:tc>
        <w:tc>
          <w:tcPr>
            <w:tcW w:w="967" w:type="dxa"/>
            <w:vAlign w:val="bottom"/>
          </w:tcPr>
          <w:p w14:paraId="7EBD691D" w14:textId="3DD929AE" w:rsidR="004C653C" w:rsidRPr="004C653C" w:rsidRDefault="004C653C" w:rsidP="004C653C">
            <w:pPr>
              <w:pStyle w:val="TableParagraph"/>
              <w:ind w:right="83"/>
              <w:jc w:val="center"/>
              <w:rPr>
                <w:spacing w:val="-2"/>
                <w:sz w:val="19"/>
              </w:rPr>
            </w:pPr>
            <w:r w:rsidRPr="004C653C">
              <w:rPr>
                <w:spacing w:val="-2"/>
                <w:sz w:val="19"/>
              </w:rPr>
              <w:t>0.407***</w:t>
            </w:r>
          </w:p>
        </w:tc>
        <w:tc>
          <w:tcPr>
            <w:tcW w:w="1272" w:type="dxa"/>
            <w:vAlign w:val="bottom"/>
          </w:tcPr>
          <w:p w14:paraId="4376877A" w14:textId="3940ED3B" w:rsidR="004C653C" w:rsidRPr="004C653C" w:rsidRDefault="004C653C" w:rsidP="004C653C">
            <w:pPr>
              <w:pStyle w:val="TableParagraph"/>
              <w:ind w:right="83"/>
              <w:jc w:val="center"/>
              <w:rPr>
                <w:spacing w:val="-2"/>
                <w:sz w:val="19"/>
              </w:rPr>
            </w:pPr>
            <w:r w:rsidRPr="004C653C">
              <w:rPr>
                <w:spacing w:val="-2"/>
                <w:sz w:val="19"/>
              </w:rPr>
              <w:t>0.503***</w:t>
            </w:r>
          </w:p>
        </w:tc>
        <w:tc>
          <w:tcPr>
            <w:tcW w:w="1273" w:type="dxa"/>
            <w:vAlign w:val="bottom"/>
          </w:tcPr>
          <w:p w14:paraId="35383C98" w14:textId="60514FAD" w:rsidR="004C653C" w:rsidRPr="004C653C" w:rsidRDefault="004C653C" w:rsidP="004C653C">
            <w:pPr>
              <w:pStyle w:val="TableParagraph"/>
              <w:ind w:right="83"/>
              <w:jc w:val="center"/>
              <w:rPr>
                <w:spacing w:val="-2"/>
                <w:sz w:val="19"/>
              </w:rPr>
            </w:pPr>
            <w:r w:rsidRPr="004C653C">
              <w:rPr>
                <w:spacing w:val="-2"/>
                <w:sz w:val="19"/>
              </w:rPr>
              <w:t>0.497***</w:t>
            </w:r>
          </w:p>
        </w:tc>
        <w:tc>
          <w:tcPr>
            <w:tcW w:w="1054" w:type="dxa"/>
            <w:vAlign w:val="bottom"/>
          </w:tcPr>
          <w:p w14:paraId="497974ED" w14:textId="566E5132" w:rsidR="004C653C" w:rsidRPr="004C653C" w:rsidRDefault="004C653C" w:rsidP="004C653C">
            <w:pPr>
              <w:pStyle w:val="TableParagraph"/>
              <w:ind w:right="83"/>
              <w:jc w:val="center"/>
              <w:rPr>
                <w:spacing w:val="-2"/>
                <w:sz w:val="19"/>
              </w:rPr>
            </w:pPr>
            <w:r w:rsidRPr="004C653C">
              <w:rPr>
                <w:spacing w:val="-2"/>
                <w:sz w:val="19"/>
              </w:rPr>
              <w:t>0.504***</w:t>
            </w:r>
          </w:p>
        </w:tc>
        <w:tc>
          <w:tcPr>
            <w:tcW w:w="1272" w:type="dxa"/>
            <w:vAlign w:val="bottom"/>
          </w:tcPr>
          <w:p w14:paraId="53877C8A" w14:textId="37807FC8" w:rsidR="004C653C" w:rsidRPr="004C653C" w:rsidRDefault="004C653C" w:rsidP="004C653C">
            <w:pPr>
              <w:pStyle w:val="TableParagraph"/>
              <w:ind w:right="83"/>
              <w:jc w:val="center"/>
              <w:rPr>
                <w:spacing w:val="-2"/>
                <w:sz w:val="19"/>
              </w:rPr>
            </w:pPr>
            <w:r w:rsidRPr="004C653C">
              <w:rPr>
                <w:spacing w:val="-2"/>
                <w:sz w:val="19"/>
              </w:rPr>
              <w:t>0.483***</w:t>
            </w:r>
          </w:p>
        </w:tc>
        <w:tc>
          <w:tcPr>
            <w:tcW w:w="1272" w:type="dxa"/>
            <w:vAlign w:val="bottom"/>
          </w:tcPr>
          <w:p w14:paraId="0FC1AF2D" w14:textId="05E5CD4E" w:rsidR="004C653C" w:rsidRPr="004C653C" w:rsidRDefault="004C653C" w:rsidP="004C653C">
            <w:pPr>
              <w:pStyle w:val="TableParagraph"/>
              <w:ind w:right="83"/>
              <w:jc w:val="center"/>
              <w:rPr>
                <w:spacing w:val="-2"/>
                <w:sz w:val="19"/>
              </w:rPr>
            </w:pPr>
            <w:r w:rsidRPr="004C653C">
              <w:rPr>
                <w:spacing w:val="-2"/>
                <w:sz w:val="19"/>
              </w:rPr>
              <w:t>0.472***</w:t>
            </w:r>
          </w:p>
        </w:tc>
      </w:tr>
      <w:tr w:rsidR="004C653C" w14:paraId="03258C33" w14:textId="77777777" w:rsidTr="00CF6E7E">
        <w:trPr>
          <w:trHeight w:val="231"/>
          <w:jc w:val="center"/>
        </w:trPr>
        <w:tc>
          <w:tcPr>
            <w:tcW w:w="1658" w:type="dxa"/>
          </w:tcPr>
          <w:p w14:paraId="40AFB6B0" w14:textId="77777777" w:rsidR="004C653C" w:rsidRDefault="004C653C" w:rsidP="004C653C">
            <w:pPr>
              <w:pStyle w:val="TableParagraph"/>
              <w:spacing w:line="240" w:lineRule="auto"/>
              <w:rPr>
                <w:rFonts w:ascii="Times New Roman"/>
                <w:sz w:val="16"/>
              </w:rPr>
            </w:pPr>
          </w:p>
        </w:tc>
        <w:tc>
          <w:tcPr>
            <w:tcW w:w="1377" w:type="dxa"/>
          </w:tcPr>
          <w:p w14:paraId="30006112" w14:textId="77777777" w:rsidR="004C653C" w:rsidRDefault="004C653C" w:rsidP="004C653C">
            <w:pPr>
              <w:pStyle w:val="TableParagraph"/>
              <w:ind w:left="25"/>
              <w:rPr>
                <w:sz w:val="19"/>
              </w:rPr>
            </w:pPr>
            <w:r>
              <w:rPr>
                <w:w w:val="85"/>
                <w:sz w:val="19"/>
              </w:rPr>
              <w:t>H-</w:t>
            </w:r>
            <w:r>
              <w:rPr>
                <w:spacing w:val="-2"/>
                <w:sz w:val="19"/>
              </w:rPr>
              <w:t>White</w:t>
            </w:r>
          </w:p>
        </w:tc>
        <w:tc>
          <w:tcPr>
            <w:tcW w:w="967" w:type="dxa"/>
            <w:vAlign w:val="bottom"/>
          </w:tcPr>
          <w:p w14:paraId="1998AEEE" w14:textId="50837216" w:rsidR="004C653C" w:rsidRPr="004C653C" w:rsidRDefault="004C653C" w:rsidP="004C653C">
            <w:pPr>
              <w:pStyle w:val="TableParagraph"/>
              <w:ind w:right="83"/>
              <w:jc w:val="center"/>
              <w:rPr>
                <w:spacing w:val="-2"/>
                <w:sz w:val="19"/>
              </w:rPr>
            </w:pPr>
            <w:r w:rsidRPr="004C653C">
              <w:rPr>
                <w:spacing w:val="-2"/>
                <w:sz w:val="19"/>
              </w:rPr>
              <w:t>0.13***</w:t>
            </w:r>
          </w:p>
        </w:tc>
        <w:tc>
          <w:tcPr>
            <w:tcW w:w="1272" w:type="dxa"/>
            <w:vAlign w:val="bottom"/>
          </w:tcPr>
          <w:p w14:paraId="117BAD91" w14:textId="24851FF6" w:rsidR="004C653C" w:rsidRPr="004C653C" w:rsidRDefault="004C653C" w:rsidP="004C653C">
            <w:pPr>
              <w:pStyle w:val="TableParagraph"/>
              <w:ind w:right="83"/>
              <w:jc w:val="center"/>
              <w:rPr>
                <w:spacing w:val="-2"/>
                <w:sz w:val="19"/>
              </w:rPr>
            </w:pPr>
            <w:r w:rsidRPr="004C653C">
              <w:rPr>
                <w:spacing w:val="-2"/>
                <w:sz w:val="19"/>
              </w:rPr>
              <w:t>0.152***</w:t>
            </w:r>
          </w:p>
        </w:tc>
        <w:tc>
          <w:tcPr>
            <w:tcW w:w="1273" w:type="dxa"/>
            <w:vAlign w:val="bottom"/>
          </w:tcPr>
          <w:p w14:paraId="50BE43A1" w14:textId="6E1EE9D1" w:rsidR="004C653C" w:rsidRPr="004C653C" w:rsidRDefault="004C653C" w:rsidP="004C653C">
            <w:pPr>
              <w:pStyle w:val="TableParagraph"/>
              <w:ind w:right="83"/>
              <w:jc w:val="center"/>
              <w:rPr>
                <w:spacing w:val="-2"/>
                <w:sz w:val="19"/>
              </w:rPr>
            </w:pPr>
            <w:r w:rsidRPr="004C653C">
              <w:rPr>
                <w:spacing w:val="-2"/>
                <w:sz w:val="19"/>
              </w:rPr>
              <w:t>0.219***</w:t>
            </w:r>
          </w:p>
        </w:tc>
        <w:tc>
          <w:tcPr>
            <w:tcW w:w="1054" w:type="dxa"/>
            <w:vAlign w:val="bottom"/>
          </w:tcPr>
          <w:p w14:paraId="2E355AEB" w14:textId="2D3163B5" w:rsidR="004C653C" w:rsidRPr="004C653C" w:rsidRDefault="004C653C" w:rsidP="004C653C">
            <w:pPr>
              <w:pStyle w:val="TableParagraph"/>
              <w:ind w:right="83"/>
              <w:jc w:val="center"/>
              <w:rPr>
                <w:spacing w:val="-2"/>
                <w:sz w:val="19"/>
              </w:rPr>
            </w:pPr>
            <w:r w:rsidRPr="004C653C">
              <w:rPr>
                <w:spacing w:val="-2"/>
                <w:sz w:val="19"/>
              </w:rPr>
              <w:t>0.078***</w:t>
            </w:r>
          </w:p>
        </w:tc>
        <w:tc>
          <w:tcPr>
            <w:tcW w:w="1272" w:type="dxa"/>
            <w:vAlign w:val="bottom"/>
          </w:tcPr>
          <w:p w14:paraId="4FEDC4A2" w14:textId="31C29F57" w:rsidR="004C653C" w:rsidRPr="004C653C" w:rsidRDefault="004C653C" w:rsidP="004C653C">
            <w:pPr>
              <w:pStyle w:val="TableParagraph"/>
              <w:ind w:right="83"/>
              <w:jc w:val="center"/>
              <w:rPr>
                <w:spacing w:val="-2"/>
                <w:sz w:val="19"/>
              </w:rPr>
            </w:pPr>
            <w:r w:rsidRPr="004C653C">
              <w:rPr>
                <w:spacing w:val="-2"/>
                <w:sz w:val="19"/>
              </w:rPr>
              <w:t>0.133***</w:t>
            </w:r>
          </w:p>
        </w:tc>
        <w:tc>
          <w:tcPr>
            <w:tcW w:w="1272" w:type="dxa"/>
            <w:vAlign w:val="bottom"/>
          </w:tcPr>
          <w:p w14:paraId="6F9D5DD4" w14:textId="28E2C935" w:rsidR="004C653C" w:rsidRPr="004C653C" w:rsidRDefault="004C653C" w:rsidP="004C653C">
            <w:pPr>
              <w:pStyle w:val="TableParagraph"/>
              <w:ind w:right="83"/>
              <w:jc w:val="center"/>
              <w:rPr>
                <w:spacing w:val="-2"/>
                <w:sz w:val="19"/>
              </w:rPr>
            </w:pPr>
            <w:r w:rsidRPr="004C653C">
              <w:rPr>
                <w:spacing w:val="-2"/>
                <w:sz w:val="19"/>
              </w:rPr>
              <w:t>0.158***</w:t>
            </w:r>
          </w:p>
        </w:tc>
      </w:tr>
      <w:tr w:rsidR="004C653C" w14:paraId="1401E49B" w14:textId="77777777" w:rsidTr="00CF6E7E">
        <w:trPr>
          <w:trHeight w:val="231"/>
          <w:jc w:val="center"/>
        </w:trPr>
        <w:tc>
          <w:tcPr>
            <w:tcW w:w="1658" w:type="dxa"/>
          </w:tcPr>
          <w:p w14:paraId="52802F82" w14:textId="77777777" w:rsidR="004C653C" w:rsidRDefault="004C653C" w:rsidP="004C653C">
            <w:pPr>
              <w:pStyle w:val="TableParagraph"/>
              <w:spacing w:line="240" w:lineRule="auto"/>
              <w:rPr>
                <w:rFonts w:ascii="Times New Roman"/>
                <w:sz w:val="16"/>
              </w:rPr>
            </w:pPr>
          </w:p>
        </w:tc>
        <w:tc>
          <w:tcPr>
            <w:tcW w:w="1377" w:type="dxa"/>
          </w:tcPr>
          <w:p w14:paraId="1AAB63CD" w14:textId="77777777" w:rsidR="004C653C" w:rsidRDefault="004C653C" w:rsidP="004C653C">
            <w:pPr>
              <w:pStyle w:val="TableParagraph"/>
              <w:ind w:left="25"/>
              <w:rPr>
                <w:sz w:val="19"/>
              </w:rPr>
            </w:pPr>
            <w:r>
              <w:rPr>
                <w:spacing w:val="-2"/>
                <w:sz w:val="19"/>
              </w:rPr>
              <w:t>Joint</w:t>
            </w:r>
          </w:p>
        </w:tc>
        <w:tc>
          <w:tcPr>
            <w:tcW w:w="967" w:type="dxa"/>
            <w:vAlign w:val="bottom"/>
          </w:tcPr>
          <w:p w14:paraId="3C206439" w14:textId="03104A1E" w:rsidR="004C653C" w:rsidRPr="004C653C" w:rsidRDefault="004C653C" w:rsidP="004C653C">
            <w:pPr>
              <w:pStyle w:val="TableParagraph"/>
              <w:ind w:right="83"/>
              <w:jc w:val="center"/>
              <w:rPr>
                <w:spacing w:val="-2"/>
                <w:sz w:val="19"/>
              </w:rPr>
            </w:pPr>
            <w:r w:rsidRPr="004C653C">
              <w:rPr>
                <w:spacing w:val="-2"/>
                <w:sz w:val="19"/>
              </w:rPr>
              <w:t>0.256**</w:t>
            </w:r>
          </w:p>
        </w:tc>
        <w:tc>
          <w:tcPr>
            <w:tcW w:w="1272" w:type="dxa"/>
            <w:vAlign w:val="bottom"/>
          </w:tcPr>
          <w:p w14:paraId="41B1B3C0" w14:textId="200D7141" w:rsidR="004C653C" w:rsidRPr="004C653C" w:rsidRDefault="004C653C" w:rsidP="004C653C">
            <w:pPr>
              <w:pStyle w:val="TableParagraph"/>
              <w:ind w:right="83"/>
              <w:jc w:val="center"/>
              <w:rPr>
                <w:spacing w:val="-2"/>
                <w:sz w:val="19"/>
              </w:rPr>
            </w:pPr>
            <w:r w:rsidRPr="004C653C">
              <w:rPr>
                <w:spacing w:val="-2"/>
                <w:sz w:val="19"/>
              </w:rPr>
              <w:t>0.413***</w:t>
            </w:r>
          </w:p>
        </w:tc>
        <w:tc>
          <w:tcPr>
            <w:tcW w:w="1273" w:type="dxa"/>
            <w:vAlign w:val="bottom"/>
          </w:tcPr>
          <w:p w14:paraId="5949ACCF" w14:textId="2D93430C" w:rsidR="004C653C" w:rsidRPr="004C653C" w:rsidRDefault="004C653C" w:rsidP="004C653C">
            <w:pPr>
              <w:pStyle w:val="TableParagraph"/>
              <w:ind w:right="83"/>
              <w:jc w:val="center"/>
              <w:rPr>
                <w:spacing w:val="-2"/>
                <w:sz w:val="19"/>
              </w:rPr>
            </w:pPr>
            <w:r w:rsidRPr="004C653C">
              <w:rPr>
                <w:spacing w:val="-2"/>
                <w:sz w:val="19"/>
              </w:rPr>
              <w:t>0.346***</w:t>
            </w:r>
          </w:p>
        </w:tc>
        <w:tc>
          <w:tcPr>
            <w:tcW w:w="1054" w:type="dxa"/>
            <w:vAlign w:val="bottom"/>
          </w:tcPr>
          <w:p w14:paraId="7A7755CA" w14:textId="15759500" w:rsidR="004C653C" w:rsidRPr="004C653C" w:rsidRDefault="004C653C" w:rsidP="004C653C">
            <w:pPr>
              <w:pStyle w:val="TableParagraph"/>
              <w:ind w:right="83"/>
              <w:jc w:val="center"/>
              <w:rPr>
                <w:spacing w:val="-2"/>
                <w:sz w:val="19"/>
              </w:rPr>
            </w:pPr>
            <w:r w:rsidRPr="004C653C">
              <w:rPr>
                <w:spacing w:val="-2"/>
                <w:sz w:val="19"/>
              </w:rPr>
              <w:t>0.314***</w:t>
            </w:r>
          </w:p>
        </w:tc>
        <w:tc>
          <w:tcPr>
            <w:tcW w:w="1272" w:type="dxa"/>
            <w:vAlign w:val="bottom"/>
          </w:tcPr>
          <w:p w14:paraId="4F23295B" w14:textId="2883B13F" w:rsidR="004C653C" w:rsidRPr="004C653C" w:rsidRDefault="004C653C" w:rsidP="004C653C">
            <w:pPr>
              <w:pStyle w:val="TableParagraph"/>
              <w:ind w:right="83"/>
              <w:jc w:val="center"/>
              <w:rPr>
                <w:spacing w:val="-2"/>
                <w:sz w:val="19"/>
              </w:rPr>
            </w:pPr>
            <w:r w:rsidRPr="004C653C">
              <w:rPr>
                <w:spacing w:val="-2"/>
                <w:sz w:val="19"/>
              </w:rPr>
              <w:t>0.255***</w:t>
            </w:r>
          </w:p>
        </w:tc>
        <w:tc>
          <w:tcPr>
            <w:tcW w:w="1272" w:type="dxa"/>
            <w:vAlign w:val="bottom"/>
          </w:tcPr>
          <w:p w14:paraId="12F67562" w14:textId="58481824" w:rsidR="004C653C" w:rsidRPr="004C653C" w:rsidRDefault="004C653C" w:rsidP="004C653C">
            <w:pPr>
              <w:pStyle w:val="TableParagraph"/>
              <w:ind w:right="83"/>
              <w:jc w:val="center"/>
              <w:rPr>
                <w:spacing w:val="-2"/>
                <w:sz w:val="19"/>
              </w:rPr>
            </w:pPr>
            <w:r w:rsidRPr="004C653C">
              <w:rPr>
                <w:spacing w:val="-2"/>
                <w:sz w:val="19"/>
              </w:rPr>
              <w:t>0.18**</w:t>
            </w:r>
          </w:p>
        </w:tc>
      </w:tr>
      <w:tr w:rsidR="004C653C" w14:paraId="5D5809A3" w14:textId="77777777" w:rsidTr="00CF6E7E">
        <w:trPr>
          <w:trHeight w:val="231"/>
          <w:jc w:val="center"/>
        </w:trPr>
        <w:tc>
          <w:tcPr>
            <w:tcW w:w="1658" w:type="dxa"/>
          </w:tcPr>
          <w:p w14:paraId="27ABC409" w14:textId="77777777" w:rsidR="004C653C" w:rsidRDefault="004C653C" w:rsidP="004C653C">
            <w:pPr>
              <w:pStyle w:val="TableParagraph"/>
              <w:spacing w:line="240" w:lineRule="auto"/>
              <w:rPr>
                <w:rFonts w:ascii="Times New Roman"/>
                <w:sz w:val="16"/>
              </w:rPr>
            </w:pPr>
          </w:p>
        </w:tc>
        <w:tc>
          <w:tcPr>
            <w:tcW w:w="1377" w:type="dxa"/>
          </w:tcPr>
          <w:p w14:paraId="038C49D1" w14:textId="77777777" w:rsidR="004C653C" w:rsidRDefault="004C653C" w:rsidP="004C653C">
            <w:pPr>
              <w:pStyle w:val="TableParagraph"/>
              <w:ind w:left="25"/>
              <w:rPr>
                <w:sz w:val="19"/>
              </w:rPr>
            </w:pPr>
            <w:r>
              <w:rPr>
                <w:spacing w:val="-2"/>
                <w:sz w:val="19"/>
              </w:rPr>
              <w:t>Missing</w:t>
            </w:r>
          </w:p>
        </w:tc>
        <w:tc>
          <w:tcPr>
            <w:tcW w:w="967" w:type="dxa"/>
            <w:vAlign w:val="bottom"/>
          </w:tcPr>
          <w:p w14:paraId="37F88169" w14:textId="1799AF95" w:rsidR="004C653C" w:rsidRPr="004C653C" w:rsidRDefault="004C653C" w:rsidP="004C653C">
            <w:pPr>
              <w:pStyle w:val="TableParagraph"/>
              <w:ind w:right="83"/>
              <w:jc w:val="center"/>
              <w:rPr>
                <w:spacing w:val="-2"/>
                <w:sz w:val="19"/>
              </w:rPr>
            </w:pPr>
            <w:r w:rsidRPr="004C653C">
              <w:rPr>
                <w:spacing w:val="-2"/>
                <w:sz w:val="19"/>
              </w:rPr>
              <w:t>0.244***</w:t>
            </w:r>
          </w:p>
        </w:tc>
        <w:tc>
          <w:tcPr>
            <w:tcW w:w="1272" w:type="dxa"/>
            <w:vAlign w:val="bottom"/>
          </w:tcPr>
          <w:p w14:paraId="5389729C" w14:textId="3937F8CF" w:rsidR="004C653C" w:rsidRPr="004C653C" w:rsidRDefault="004C653C" w:rsidP="004C653C">
            <w:pPr>
              <w:pStyle w:val="TableParagraph"/>
              <w:ind w:right="83"/>
              <w:jc w:val="center"/>
              <w:rPr>
                <w:spacing w:val="-2"/>
                <w:sz w:val="19"/>
              </w:rPr>
            </w:pPr>
            <w:r w:rsidRPr="004C653C">
              <w:rPr>
                <w:spacing w:val="-2"/>
                <w:sz w:val="19"/>
              </w:rPr>
              <w:t>0.232***</w:t>
            </w:r>
          </w:p>
        </w:tc>
        <w:tc>
          <w:tcPr>
            <w:tcW w:w="1273" w:type="dxa"/>
            <w:vAlign w:val="bottom"/>
          </w:tcPr>
          <w:p w14:paraId="5AFE9FDD" w14:textId="425BE0BD" w:rsidR="004C653C" w:rsidRPr="004C653C" w:rsidRDefault="004C653C" w:rsidP="004C653C">
            <w:pPr>
              <w:pStyle w:val="TableParagraph"/>
              <w:ind w:right="83"/>
              <w:jc w:val="center"/>
              <w:rPr>
                <w:spacing w:val="-2"/>
                <w:sz w:val="19"/>
              </w:rPr>
            </w:pPr>
            <w:r w:rsidRPr="004C653C">
              <w:rPr>
                <w:spacing w:val="-2"/>
                <w:sz w:val="19"/>
              </w:rPr>
              <w:t>0.337***</w:t>
            </w:r>
          </w:p>
        </w:tc>
        <w:tc>
          <w:tcPr>
            <w:tcW w:w="1054" w:type="dxa"/>
            <w:vAlign w:val="bottom"/>
          </w:tcPr>
          <w:p w14:paraId="7547CF47" w14:textId="23E65EC3" w:rsidR="004C653C" w:rsidRPr="004C653C" w:rsidRDefault="004C653C" w:rsidP="004C653C">
            <w:pPr>
              <w:pStyle w:val="TableParagraph"/>
              <w:ind w:right="83"/>
              <w:jc w:val="center"/>
              <w:rPr>
                <w:spacing w:val="-2"/>
                <w:sz w:val="19"/>
              </w:rPr>
            </w:pPr>
            <w:r w:rsidRPr="004C653C">
              <w:rPr>
                <w:spacing w:val="-2"/>
                <w:sz w:val="19"/>
              </w:rPr>
              <w:t>0.376***</w:t>
            </w:r>
          </w:p>
        </w:tc>
        <w:tc>
          <w:tcPr>
            <w:tcW w:w="1272" w:type="dxa"/>
            <w:vAlign w:val="bottom"/>
          </w:tcPr>
          <w:p w14:paraId="5EE7C982" w14:textId="186AB60C" w:rsidR="004C653C" w:rsidRPr="004C653C" w:rsidRDefault="004C653C" w:rsidP="004C653C">
            <w:pPr>
              <w:pStyle w:val="TableParagraph"/>
              <w:ind w:right="83"/>
              <w:jc w:val="center"/>
              <w:rPr>
                <w:spacing w:val="-2"/>
                <w:sz w:val="19"/>
              </w:rPr>
            </w:pPr>
            <w:r w:rsidRPr="004C653C">
              <w:rPr>
                <w:spacing w:val="-2"/>
                <w:sz w:val="19"/>
              </w:rPr>
              <w:t>0.413***</w:t>
            </w:r>
          </w:p>
        </w:tc>
        <w:tc>
          <w:tcPr>
            <w:tcW w:w="1272" w:type="dxa"/>
            <w:vAlign w:val="bottom"/>
          </w:tcPr>
          <w:p w14:paraId="7D2A5DA9" w14:textId="5723CD60" w:rsidR="004C653C" w:rsidRPr="004C653C" w:rsidRDefault="004C653C" w:rsidP="004C653C">
            <w:pPr>
              <w:pStyle w:val="TableParagraph"/>
              <w:ind w:right="83"/>
              <w:jc w:val="center"/>
              <w:rPr>
                <w:spacing w:val="-2"/>
                <w:sz w:val="19"/>
              </w:rPr>
            </w:pPr>
            <w:r w:rsidRPr="004C653C">
              <w:rPr>
                <w:spacing w:val="-2"/>
                <w:sz w:val="19"/>
              </w:rPr>
              <w:t>0.233***</w:t>
            </w:r>
          </w:p>
        </w:tc>
      </w:tr>
      <w:tr w:rsidR="004C653C" w14:paraId="153F2AE8" w14:textId="77777777" w:rsidTr="00CF6E7E">
        <w:trPr>
          <w:trHeight w:val="265"/>
          <w:jc w:val="center"/>
        </w:trPr>
        <w:tc>
          <w:tcPr>
            <w:tcW w:w="1658" w:type="dxa"/>
            <w:tcBorders>
              <w:bottom w:val="single" w:sz="4" w:space="0" w:color="000000"/>
            </w:tcBorders>
          </w:tcPr>
          <w:p w14:paraId="1576AC20" w14:textId="77777777" w:rsidR="004C653C" w:rsidRDefault="004C653C" w:rsidP="004C653C">
            <w:pPr>
              <w:pStyle w:val="TableParagraph"/>
              <w:spacing w:line="240" w:lineRule="auto"/>
              <w:rPr>
                <w:rFonts w:ascii="Times New Roman"/>
                <w:sz w:val="18"/>
              </w:rPr>
            </w:pPr>
          </w:p>
        </w:tc>
        <w:tc>
          <w:tcPr>
            <w:tcW w:w="1377" w:type="dxa"/>
            <w:tcBorders>
              <w:bottom w:val="single" w:sz="4" w:space="0" w:color="000000"/>
            </w:tcBorders>
          </w:tcPr>
          <w:p w14:paraId="04B60F69" w14:textId="77777777" w:rsidR="004C653C" w:rsidRDefault="004C653C" w:rsidP="004C653C">
            <w:pPr>
              <w:pStyle w:val="TableParagraph"/>
              <w:ind w:left="25"/>
              <w:rPr>
                <w:sz w:val="19"/>
              </w:rPr>
            </w:pPr>
            <w:r>
              <w:rPr>
                <w:spacing w:val="-2"/>
                <w:sz w:val="19"/>
              </w:rPr>
              <w:t>Other</w:t>
            </w:r>
          </w:p>
        </w:tc>
        <w:tc>
          <w:tcPr>
            <w:tcW w:w="967" w:type="dxa"/>
            <w:tcBorders>
              <w:bottom w:val="single" w:sz="4" w:space="0" w:color="000000"/>
            </w:tcBorders>
            <w:vAlign w:val="bottom"/>
          </w:tcPr>
          <w:p w14:paraId="5779E312" w14:textId="4C9AB171" w:rsidR="004C653C" w:rsidRPr="004C653C" w:rsidRDefault="004C653C" w:rsidP="004C653C">
            <w:pPr>
              <w:pStyle w:val="TableParagraph"/>
              <w:ind w:right="83"/>
              <w:jc w:val="center"/>
              <w:rPr>
                <w:spacing w:val="-2"/>
                <w:sz w:val="19"/>
              </w:rPr>
            </w:pPr>
            <w:r w:rsidRPr="004C653C">
              <w:rPr>
                <w:spacing w:val="-2"/>
                <w:sz w:val="19"/>
              </w:rPr>
              <w:t>0.442***</w:t>
            </w:r>
          </w:p>
        </w:tc>
        <w:tc>
          <w:tcPr>
            <w:tcW w:w="1272" w:type="dxa"/>
            <w:tcBorders>
              <w:bottom w:val="single" w:sz="4" w:space="0" w:color="000000"/>
            </w:tcBorders>
            <w:vAlign w:val="bottom"/>
          </w:tcPr>
          <w:p w14:paraId="7A08FEA8" w14:textId="4D47F5AB" w:rsidR="004C653C" w:rsidRPr="004C653C" w:rsidRDefault="004C653C" w:rsidP="004C653C">
            <w:pPr>
              <w:pStyle w:val="TableParagraph"/>
              <w:ind w:right="83"/>
              <w:jc w:val="center"/>
              <w:rPr>
                <w:spacing w:val="-2"/>
                <w:sz w:val="19"/>
              </w:rPr>
            </w:pPr>
            <w:r w:rsidRPr="004C653C">
              <w:rPr>
                <w:spacing w:val="-2"/>
                <w:sz w:val="19"/>
              </w:rPr>
              <w:t>0.365***</w:t>
            </w:r>
          </w:p>
        </w:tc>
        <w:tc>
          <w:tcPr>
            <w:tcW w:w="1273" w:type="dxa"/>
            <w:tcBorders>
              <w:bottom w:val="single" w:sz="4" w:space="0" w:color="000000"/>
            </w:tcBorders>
            <w:vAlign w:val="bottom"/>
          </w:tcPr>
          <w:p w14:paraId="461E5A0F" w14:textId="45F24781" w:rsidR="004C653C" w:rsidRPr="004C653C" w:rsidRDefault="004C653C" w:rsidP="004C653C">
            <w:pPr>
              <w:pStyle w:val="TableParagraph"/>
              <w:ind w:right="83"/>
              <w:jc w:val="center"/>
              <w:rPr>
                <w:spacing w:val="-2"/>
                <w:sz w:val="19"/>
              </w:rPr>
            </w:pPr>
            <w:r w:rsidRPr="004C653C">
              <w:rPr>
                <w:spacing w:val="-2"/>
                <w:sz w:val="19"/>
              </w:rPr>
              <w:t>0.237***</w:t>
            </w:r>
          </w:p>
        </w:tc>
        <w:tc>
          <w:tcPr>
            <w:tcW w:w="1054" w:type="dxa"/>
            <w:tcBorders>
              <w:bottom w:val="single" w:sz="4" w:space="0" w:color="000000"/>
            </w:tcBorders>
            <w:vAlign w:val="bottom"/>
          </w:tcPr>
          <w:p w14:paraId="1571C200" w14:textId="01622845" w:rsidR="004C653C" w:rsidRPr="004C653C" w:rsidRDefault="004C653C" w:rsidP="004C653C">
            <w:pPr>
              <w:pStyle w:val="TableParagraph"/>
              <w:ind w:right="83"/>
              <w:jc w:val="center"/>
              <w:rPr>
                <w:spacing w:val="-2"/>
                <w:sz w:val="19"/>
              </w:rPr>
            </w:pPr>
            <w:r w:rsidRPr="004C653C">
              <w:rPr>
                <w:spacing w:val="-2"/>
                <w:sz w:val="19"/>
              </w:rPr>
              <w:t>0.315***</w:t>
            </w:r>
          </w:p>
        </w:tc>
        <w:tc>
          <w:tcPr>
            <w:tcW w:w="1272" w:type="dxa"/>
            <w:tcBorders>
              <w:bottom w:val="single" w:sz="4" w:space="0" w:color="000000"/>
            </w:tcBorders>
            <w:vAlign w:val="bottom"/>
          </w:tcPr>
          <w:p w14:paraId="482C3797" w14:textId="44DD616D" w:rsidR="004C653C" w:rsidRPr="004C653C" w:rsidRDefault="004C653C" w:rsidP="004C653C">
            <w:pPr>
              <w:pStyle w:val="TableParagraph"/>
              <w:ind w:right="83"/>
              <w:jc w:val="center"/>
              <w:rPr>
                <w:spacing w:val="-2"/>
                <w:sz w:val="19"/>
              </w:rPr>
            </w:pPr>
            <w:r w:rsidRPr="004C653C">
              <w:rPr>
                <w:spacing w:val="-2"/>
                <w:sz w:val="19"/>
              </w:rPr>
              <w:t>0.321***</w:t>
            </w:r>
          </w:p>
        </w:tc>
        <w:tc>
          <w:tcPr>
            <w:tcW w:w="1272" w:type="dxa"/>
            <w:tcBorders>
              <w:bottom w:val="single" w:sz="4" w:space="0" w:color="000000"/>
            </w:tcBorders>
            <w:vAlign w:val="bottom"/>
          </w:tcPr>
          <w:p w14:paraId="635D8188" w14:textId="2B5DA39E" w:rsidR="004C653C" w:rsidRPr="004C653C" w:rsidRDefault="004C653C" w:rsidP="004C653C">
            <w:pPr>
              <w:pStyle w:val="TableParagraph"/>
              <w:ind w:right="83"/>
              <w:jc w:val="center"/>
              <w:rPr>
                <w:spacing w:val="-2"/>
                <w:sz w:val="19"/>
              </w:rPr>
            </w:pPr>
            <w:r w:rsidRPr="004C653C">
              <w:rPr>
                <w:spacing w:val="-2"/>
                <w:sz w:val="19"/>
              </w:rPr>
              <w:t>0.368***</w:t>
            </w:r>
          </w:p>
        </w:tc>
      </w:tr>
      <w:tr w:rsidR="00F8236D" w14:paraId="261175D1" w14:textId="77777777" w:rsidTr="00604548">
        <w:trPr>
          <w:trHeight w:val="282"/>
          <w:jc w:val="center"/>
        </w:trPr>
        <w:tc>
          <w:tcPr>
            <w:tcW w:w="1658" w:type="dxa"/>
            <w:tcBorders>
              <w:top w:val="single" w:sz="4" w:space="0" w:color="000000"/>
            </w:tcBorders>
          </w:tcPr>
          <w:p w14:paraId="335DBA5C" w14:textId="4961C85C" w:rsidR="00F8236D" w:rsidRDefault="00F8236D" w:rsidP="00F8236D">
            <w:pPr>
              <w:pStyle w:val="TableParagraph"/>
              <w:spacing w:before="40" w:line="240" w:lineRule="auto"/>
              <w:ind w:left="95"/>
              <w:rPr>
                <w:sz w:val="19"/>
              </w:rPr>
            </w:pPr>
            <w:r>
              <w:rPr>
                <w:spacing w:val="-2"/>
                <w:w w:val="105"/>
                <w:sz w:val="19"/>
              </w:rPr>
              <w:t>LTV (%)</w:t>
            </w:r>
          </w:p>
        </w:tc>
        <w:tc>
          <w:tcPr>
            <w:tcW w:w="1377" w:type="dxa"/>
            <w:tcBorders>
              <w:top w:val="single" w:sz="4" w:space="0" w:color="000000"/>
            </w:tcBorders>
          </w:tcPr>
          <w:p w14:paraId="2DC3181D" w14:textId="77777777" w:rsidR="00F8236D" w:rsidRDefault="00F8236D" w:rsidP="00F8236D">
            <w:pPr>
              <w:pStyle w:val="TableParagraph"/>
              <w:spacing w:before="40" w:line="240" w:lineRule="auto"/>
              <w:ind w:left="25"/>
              <w:rPr>
                <w:sz w:val="19"/>
              </w:rPr>
            </w:pPr>
            <w:r>
              <w:rPr>
                <w:spacing w:val="-2"/>
                <w:w w:val="90"/>
                <w:sz w:val="19"/>
              </w:rPr>
              <w:t>[0,60]</w:t>
            </w:r>
          </w:p>
        </w:tc>
        <w:tc>
          <w:tcPr>
            <w:tcW w:w="967" w:type="dxa"/>
            <w:tcBorders>
              <w:top w:val="single" w:sz="4" w:space="0" w:color="000000"/>
            </w:tcBorders>
            <w:vAlign w:val="bottom"/>
          </w:tcPr>
          <w:p w14:paraId="3080EF52" w14:textId="23D87236" w:rsidR="00F8236D" w:rsidRPr="00F8236D" w:rsidRDefault="00F8236D" w:rsidP="00F8236D">
            <w:pPr>
              <w:pStyle w:val="TableParagraph"/>
              <w:ind w:right="83"/>
              <w:jc w:val="center"/>
              <w:rPr>
                <w:spacing w:val="-2"/>
                <w:sz w:val="19"/>
              </w:rPr>
            </w:pPr>
            <w:r w:rsidRPr="00F8236D">
              <w:rPr>
                <w:spacing w:val="-2"/>
                <w:sz w:val="19"/>
              </w:rPr>
              <w:t>0.1**</w:t>
            </w:r>
          </w:p>
        </w:tc>
        <w:tc>
          <w:tcPr>
            <w:tcW w:w="1272" w:type="dxa"/>
            <w:tcBorders>
              <w:top w:val="single" w:sz="4" w:space="0" w:color="000000"/>
            </w:tcBorders>
            <w:vAlign w:val="bottom"/>
          </w:tcPr>
          <w:p w14:paraId="5D69EE03" w14:textId="08A4B6D5" w:rsidR="00F8236D" w:rsidRPr="00F8236D" w:rsidRDefault="00F8236D" w:rsidP="00F8236D">
            <w:pPr>
              <w:pStyle w:val="TableParagraph"/>
              <w:ind w:right="83"/>
              <w:jc w:val="center"/>
              <w:rPr>
                <w:spacing w:val="-2"/>
                <w:sz w:val="19"/>
              </w:rPr>
            </w:pPr>
            <w:r w:rsidRPr="00F8236D">
              <w:rPr>
                <w:spacing w:val="-2"/>
                <w:sz w:val="19"/>
              </w:rPr>
              <w:t>0.069.</w:t>
            </w:r>
          </w:p>
        </w:tc>
        <w:tc>
          <w:tcPr>
            <w:tcW w:w="1273" w:type="dxa"/>
            <w:tcBorders>
              <w:top w:val="single" w:sz="4" w:space="0" w:color="000000"/>
            </w:tcBorders>
            <w:vAlign w:val="bottom"/>
          </w:tcPr>
          <w:p w14:paraId="43DCBF08" w14:textId="4700D54F" w:rsidR="00F8236D" w:rsidRPr="00F8236D" w:rsidRDefault="00F8236D" w:rsidP="00F8236D">
            <w:pPr>
              <w:pStyle w:val="TableParagraph"/>
              <w:ind w:right="83"/>
              <w:jc w:val="center"/>
              <w:rPr>
                <w:spacing w:val="-2"/>
                <w:sz w:val="19"/>
              </w:rPr>
            </w:pPr>
            <w:r w:rsidRPr="00F8236D">
              <w:rPr>
                <w:spacing w:val="-2"/>
                <w:sz w:val="19"/>
              </w:rPr>
              <w:t>-0.102**</w:t>
            </w:r>
          </w:p>
        </w:tc>
        <w:tc>
          <w:tcPr>
            <w:tcW w:w="1054" w:type="dxa"/>
            <w:tcBorders>
              <w:top w:val="single" w:sz="4" w:space="0" w:color="000000"/>
            </w:tcBorders>
            <w:vAlign w:val="bottom"/>
          </w:tcPr>
          <w:p w14:paraId="06997CDD" w14:textId="65584A58" w:rsidR="00F8236D" w:rsidRPr="00F8236D" w:rsidRDefault="00F8236D" w:rsidP="00F8236D">
            <w:pPr>
              <w:pStyle w:val="TableParagraph"/>
              <w:ind w:right="83"/>
              <w:jc w:val="center"/>
              <w:rPr>
                <w:spacing w:val="-2"/>
                <w:sz w:val="19"/>
              </w:rPr>
            </w:pPr>
            <w:r w:rsidRPr="00F8236D">
              <w:rPr>
                <w:spacing w:val="-2"/>
                <w:sz w:val="19"/>
              </w:rPr>
              <w:t>0.025</w:t>
            </w:r>
          </w:p>
        </w:tc>
        <w:tc>
          <w:tcPr>
            <w:tcW w:w="1272" w:type="dxa"/>
            <w:tcBorders>
              <w:top w:val="single" w:sz="4" w:space="0" w:color="000000"/>
            </w:tcBorders>
            <w:vAlign w:val="bottom"/>
          </w:tcPr>
          <w:p w14:paraId="4957CD6D" w14:textId="4D5D5726" w:rsidR="00F8236D" w:rsidRPr="00F8236D" w:rsidRDefault="00F8236D" w:rsidP="00F8236D">
            <w:pPr>
              <w:pStyle w:val="TableParagraph"/>
              <w:ind w:right="83"/>
              <w:jc w:val="center"/>
              <w:rPr>
                <w:spacing w:val="-2"/>
                <w:sz w:val="19"/>
              </w:rPr>
            </w:pPr>
            <w:r w:rsidRPr="00F8236D">
              <w:rPr>
                <w:spacing w:val="-2"/>
                <w:sz w:val="19"/>
              </w:rPr>
              <w:t>0.034</w:t>
            </w:r>
          </w:p>
        </w:tc>
        <w:tc>
          <w:tcPr>
            <w:tcW w:w="1272" w:type="dxa"/>
            <w:tcBorders>
              <w:top w:val="single" w:sz="4" w:space="0" w:color="000000"/>
            </w:tcBorders>
            <w:vAlign w:val="bottom"/>
          </w:tcPr>
          <w:p w14:paraId="4870AFB4" w14:textId="416480FC" w:rsidR="00F8236D" w:rsidRPr="00F8236D" w:rsidRDefault="00F8236D" w:rsidP="00F8236D">
            <w:pPr>
              <w:pStyle w:val="TableParagraph"/>
              <w:ind w:right="83"/>
              <w:jc w:val="center"/>
              <w:rPr>
                <w:spacing w:val="-2"/>
                <w:sz w:val="19"/>
              </w:rPr>
            </w:pPr>
            <w:r w:rsidRPr="00F8236D">
              <w:rPr>
                <w:spacing w:val="-2"/>
                <w:sz w:val="19"/>
              </w:rPr>
              <w:t>-0.058.</w:t>
            </w:r>
          </w:p>
        </w:tc>
      </w:tr>
      <w:tr w:rsidR="00F8236D" w14:paraId="6FAF6A5E" w14:textId="77777777" w:rsidTr="00604548">
        <w:trPr>
          <w:trHeight w:val="231"/>
          <w:jc w:val="center"/>
        </w:trPr>
        <w:tc>
          <w:tcPr>
            <w:tcW w:w="1658" w:type="dxa"/>
          </w:tcPr>
          <w:p w14:paraId="06E19C36" w14:textId="77777777" w:rsidR="00F8236D" w:rsidRDefault="00F8236D" w:rsidP="00F8236D">
            <w:pPr>
              <w:pStyle w:val="TableParagraph"/>
              <w:spacing w:line="240" w:lineRule="auto"/>
              <w:rPr>
                <w:rFonts w:ascii="Times New Roman"/>
                <w:sz w:val="16"/>
              </w:rPr>
            </w:pPr>
          </w:p>
        </w:tc>
        <w:tc>
          <w:tcPr>
            <w:tcW w:w="1377" w:type="dxa"/>
          </w:tcPr>
          <w:p w14:paraId="18326975" w14:textId="77777777" w:rsidR="00F8236D" w:rsidRDefault="00F8236D" w:rsidP="00F8236D">
            <w:pPr>
              <w:pStyle w:val="TableParagraph"/>
              <w:ind w:left="25"/>
              <w:rPr>
                <w:sz w:val="19"/>
              </w:rPr>
            </w:pPr>
            <w:r>
              <w:rPr>
                <w:spacing w:val="-2"/>
                <w:w w:val="95"/>
                <w:sz w:val="19"/>
              </w:rPr>
              <w:t>(60,80]</w:t>
            </w:r>
          </w:p>
        </w:tc>
        <w:tc>
          <w:tcPr>
            <w:tcW w:w="967" w:type="dxa"/>
            <w:vAlign w:val="bottom"/>
          </w:tcPr>
          <w:p w14:paraId="61047CED" w14:textId="0AD90945" w:rsidR="00F8236D" w:rsidRPr="00F8236D" w:rsidRDefault="00F8236D" w:rsidP="00F8236D">
            <w:pPr>
              <w:pStyle w:val="TableParagraph"/>
              <w:ind w:right="83"/>
              <w:jc w:val="center"/>
              <w:rPr>
                <w:spacing w:val="-2"/>
                <w:sz w:val="19"/>
              </w:rPr>
            </w:pPr>
            <w:r w:rsidRPr="00F8236D">
              <w:rPr>
                <w:spacing w:val="-2"/>
                <w:sz w:val="19"/>
              </w:rPr>
              <w:t>0.001</w:t>
            </w:r>
          </w:p>
        </w:tc>
        <w:tc>
          <w:tcPr>
            <w:tcW w:w="1272" w:type="dxa"/>
            <w:vAlign w:val="bottom"/>
          </w:tcPr>
          <w:p w14:paraId="04397E9F" w14:textId="54430217" w:rsidR="00F8236D" w:rsidRPr="00F8236D" w:rsidRDefault="00F8236D" w:rsidP="00F8236D">
            <w:pPr>
              <w:pStyle w:val="TableParagraph"/>
              <w:ind w:right="83"/>
              <w:jc w:val="center"/>
              <w:rPr>
                <w:spacing w:val="-2"/>
                <w:sz w:val="19"/>
              </w:rPr>
            </w:pPr>
            <w:r w:rsidRPr="00F8236D">
              <w:rPr>
                <w:spacing w:val="-2"/>
                <w:sz w:val="19"/>
              </w:rPr>
              <w:t>0.034.</w:t>
            </w:r>
          </w:p>
        </w:tc>
        <w:tc>
          <w:tcPr>
            <w:tcW w:w="1273" w:type="dxa"/>
            <w:vAlign w:val="bottom"/>
          </w:tcPr>
          <w:p w14:paraId="2CBB4A2B" w14:textId="7CABC352" w:rsidR="00F8236D" w:rsidRPr="00F8236D" w:rsidRDefault="00F8236D" w:rsidP="00F8236D">
            <w:pPr>
              <w:pStyle w:val="TableParagraph"/>
              <w:ind w:right="83"/>
              <w:jc w:val="center"/>
              <w:rPr>
                <w:spacing w:val="-2"/>
                <w:sz w:val="19"/>
              </w:rPr>
            </w:pPr>
            <w:r w:rsidRPr="00F8236D">
              <w:rPr>
                <w:spacing w:val="-2"/>
                <w:sz w:val="19"/>
              </w:rPr>
              <w:t>-0.09***</w:t>
            </w:r>
          </w:p>
        </w:tc>
        <w:tc>
          <w:tcPr>
            <w:tcW w:w="1054" w:type="dxa"/>
            <w:vAlign w:val="bottom"/>
          </w:tcPr>
          <w:p w14:paraId="28191423" w14:textId="62DAA424" w:rsidR="00F8236D" w:rsidRPr="00F8236D" w:rsidRDefault="00F8236D" w:rsidP="00F8236D">
            <w:pPr>
              <w:pStyle w:val="TableParagraph"/>
              <w:ind w:right="83"/>
              <w:jc w:val="center"/>
              <w:rPr>
                <w:spacing w:val="-2"/>
                <w:sz w:val="19"/>
              </w:rPr>
            </w:pPr>
            <w:r w:rsidRPr="00F8236D">
              <w:rPr>
                <w:spacing w:val="-2"/>
                <w:sz w:val="19"/>
              </w:rPr>
              <w:t>-0.001</w:t>
            </w:r>
          </w:p>
        </w:tc>
        <w:tc>
          <w:tcPr>
            <w:tcW w:w="1272" w:type="dxa"/>
            <w:vAlign w:val="bottom"/>
          </w:tcPr>
          <w:p w14:paraId="65264540" w14:textId="0F71FD1E" w:rsidR="00F8236D" w:rsidRPr="00F8236D" w:rsidRDefault="00F8236D" w:rsidP="00F8236D">
            <w:pPr>
              <w:pStyle w:val="TableParagraph"/>
              <w:ind w:right="83"/>
              <w:jc w:val="center"/>
              <w:rPr>
                <w:spacing w:val="-2"/>
                <w:sz w:val="19"/>
              </w:rPr>
            </w:pPr>
            <w:r w:rsidRPr="00F8236D">
              <w:rPr>
                <w:spacing w:val="-2"/>
                <w:sz w:val="19"/>
              </w:rPr>
              <w:t>0.108***</w:t>
            </w:r>
          </w:p>
        </w:tc>
        <w:tc>
          <w:tcPr>
            <w:tcW w:w="1272" w:type="dxa"/>
            <w:vAlign w:val="bottom"/>
          </w:tcPr>
          <w:p w14:paraId="083B8D7B" w14:textId="0A2E769E" w:rsidR="00F8236D" w:rsidRPr="00F8236D" w:rsidRDefault="00F8236D" w:rsidP="00F8236D">
            <w:pPr>
              <w:pStyle w:val="TableParagraph"/>
              <w:ind w:right="83"/>
              <w:jc w:val="center"/>
              <w:rPr>
                <w:spacing w:val="-2"/>
                <w:sz w:val="19"/>
              </w:rPr>
            </w:pPr>
            <w:r w:rsidRPr="00F8236D">
              <w:rPr>
                <w:spacing w:val="-2"/>
                <w:sz w:val="19"/>
              </w:rPr>
              <w:t>0.091***</w:t>
            </w:r>
          </w:p>
        </w:tc>
      </w:tr>
      <w:tr w:rsidR="00F8236D" w14:paraId="79BC0120" w14:textId="77777777" w:rsidTr="00604548">
        <w:trPr>
          <w:trHeight w:val="231"/>
          <w:jc w:val="center"/>
        </w:trPr>
        <w:tc>
          <w:tcPr>
            <w:tcW w:w="1658" w:type="dxa"/>
          </w:tcPr>
          <w:p w14:paraId="37908B50" w14:textId="77777777" w:rsidR="00F8236D" w:rsidRDefault="00F8236D" w:rsidP="00F8236D">
            <w:pPr>
              <w:pStyle w:val="TableParagraph"/>
              <w:spacing w:line="240" w:lineRule="auto"/>
              <w:rPr>
                <w:rFonts w:ascii="Times New Roman"/>
                <w:sz w:val="16"/>
              </w:rPr>
            </w:pPr>
          </w:p>
        </w:tc>
        <w:tc>
          <w:tcPr>
            <w:tcW w:w="1377" w:type="dxa"/>
          </w:tcPr>
          <w:p w14:paraId="3F3D5CF2" w14:textId="77777777" w:rsidR="00F8236D" w:rsidRDefault="00F8236D" w:rsidP="00F8236D">
            <w:pPr>
              <w:pStyle w:val="TableParagraph"/>
              <w:ind w:left="25"/>
              <w:rPr>
                <w:sz w:val="19"/>
              </w:rPr>
            </w:pPr>
            <w:r>
              <w:rPr>
                <w:spacing w:val="-2"/>
                <w:w w:val="95"/>
                <w:sz w:val="19"/>
              </w:rPr>
              <w:t>(80,90]</w:t>
            </w:r>
          </w:p>
        </w:tc>
        <w:tc>
          <w:tcPr>
            <w:tcW w:w="967" w:type="dxa"/>
            <w:vAlign w:val="bottom"/>
          </w:tcPr>
          <w:p w14:paraId="3023846F" w14:textId="34A818C1" w:rsidR="00F8236D" w:rsidRPr="00F8236D" w:rsidRDefault="00F8236D" w:rsidP="00F8236D">
            <w:pPr>
              <w:pStyle w:val="TableParagraph"/>
              <w:ind w:right="83"/>
              <w:jc w:val="center"/>
              <w:rPr>
                <w:spacing w:val="-2"/>
                <w:sz w:val="19"/>
              </w:rPr>
            </w:pPr>
            <w:r w:rsidRPr="00F8236D">
              <w:rPr>
                <w:spacing w:val="-2"/>
                <w:sz w:val="19"/>
              </w:rPr>
              <w:t>0.142***</w:t>
            </w:r>
          </w:p>
        </w:tc>
        <w:tc>
          <w:tcPr>
            <w:tcW w:w="1272" w:type="dxa"/>
            <w:vAlign w:val="bottom"/>
          </w:tcPr>
          <w:p w14:paraId="5D9C6BF7" w14:textId="0329EF87" w:rsidR="00F8236D" w:rsidRPr="00F8236D" w:rsidRDefault="00F8236D" w:rsidP="00F8236D">
            <w:pPr>
              <w:pStyle w:val="TableParagraph"/>
              <w:ind w:right="83"/>
              <w:jc w:val="center"/>
              <w:rPr>
                <w:spacing w:val="-2"/>
                <w:sz w:val="19"/>
              </w:rPr>
            </w:pPr>
            <w:r w:rsidRPr="00F8236D">
              <w:rPr>
                <w:spacing w:val="-2"/>
                <w:sz w:val="19"/>
              </w:rPr>
              <w:t>0.175***</w:t>
            </w:r>
          </w:p>
        </w:tc>
        <w:tc>
          <w:tcPr>
            <w:tcW w:w="1273" w:type="dxa"/>
            <w:vAlign w:val="bottom"/>
          </w:tcPr>
          <w:p w14:paraId="54E6D42C" w14:textId="1C2C9899" w:rsidR="00F8236D" w:rsidRPr="00F8236D" w:rsidRDefault="00F8236D" w:rsidP="00F8236D">
            <w:pPr>
              <w:pStyle w:val="TableParagraph"/>
              <w:ind w:right="83"/>
              <w:jc w:val="center"/>
              <w:rPr>
                <w:spacing w:val="-2"/>
                <w:sz w:val="19"/>
              </w:rPr>
            </w:pPr>
            <w:r w:rsidRPr="00F8236D">
              <w:rPr>
                <w:spacing w:val="-2"/>
                <w:sz w:val="19"/>
              </w:rPr>
              <w:t>0.09***</w:t>
            </w:r>
          </w:p>
        </w:tc>
        <w:tc>
          <w:tcPr>
            <w:tcW w:w="1054" w:type="dxa"/>
            <w:vAlign w:val="bottom"/>
          </w:tcPr>
          <w:p w14:paraId="366675F9" w14:textId="33C02A85" w:rsidR="00F8236D" w:rsidRPr="00F8236D" w:rsidRDefault="00F8236D" w:rsidP="00F8236D">
            <w:pPr>
              <w:pStyle w:val="TableParagraph"/>
              <w:ind w:right="83"/>
              <w:jc w:val="center"/>
              <w:rPr>
                <w:spacing w:val="-2"/>
                <w:sz w:val="19"/>
              </w:rPr>
            </w:pPr>
            <w:r w:rsidRPr="00F8236D">
              <w:rPr>
                <w:spacing w:val="-2"/>
                <w:sz w:val="19"/>
              </w:rPr>
              <w:t>0.152***</w:t>
            </w:r>
          </w:p>
        </w:tc>
        <w:tc>
          <w:tcPr>
            <w:tcW w:w="1272" w:type="dxa"/>
            <w:vAlign w:val="bottom"/>
          </w:tcPr>
          <w:p w14:paraId="13C8B112" w14:textId="287D8A00" w:rsidR="00F8236D" w:rsidRPr="00F8236D" w:rsidRDefault="00F8236D" w:rsidP="00F8236D">
            <w:pPr>
              <w:pStyle w:val="TableParagraph"/>
              <w:ind w:right="83"/>
              <w:jc w:val="center"/>
              <w:rPr>
                <w:spacing w:val="-2"/>
                <w:sz w:val="19"/>
              </w:rPr>
            </w:pPr>
            <w:r w:rsidRPr="00F8236D">
              <w:rPr>
                <w:spacing w:val="-2"/>
                <w:sz w:val="19"/>
              </w:rPr>
              <w:t>0.195***</w:t>
            </w:r>
          </w:p>
        </w:tc>
        <w:tc>
          <w:tcPr>
            <w:tcW w:w="1272" w:type="dxa"/>
            <w:vAlign w:val="bottom"/>
          </w:tcPr>
          <w:p w14:paraId="153DAA53" w14:textId="45170913" w:rsidR="00F8236D" w:rsidRPr="00F8236D" w:rsidRDefault="00F8236D" w:rsidP="00F8236D">
            <w:pPr>
              <w:pStyle w:val="TableParagraph"/>
              <w:ind w:right="83"/>
              <w:jc w:val="center"/>
              <w:rPr>
                <w:spacing w:val="-2"/>
                <w:sz w:val="19"/>
              </w:rPr>
            </w:pPr>
            <w:r w:rsidRPr="00F8236D">
              <w:rPr>
                <w:spacing w:val="-2"/>
                <w:sz w:val="19"/>
              </w:rPr>
              <w:t>0.188***</w:t>
            </w:r>
          </w:p>
        </w:tc>
      </w:tr>
      <w:tr w:rsidR="00F8236D" w14:paraId="5209DBB0" w14:textId="77777777" w:rsidTr="00604548">
        <w:trPr>
          <w:trHeight w:val="231"/>
          <w:jc w:val="center"/>
        </w:trPr>
        <w:tc>
          <w:tcPr>
            <w:tcW w:w="1658" w:type="dxa"/>
          </w:tcPr>
          <w:p w14:paraId="3C8413B3" w14:textId="77777777" w:rsidR="00F8236D" w:rsidRDefault="00F8236D" w:rsidP="00F8236D">
            <w:pPr>
              <w:pStyle w:val="TableParagraph"/>
              <w:spacing w:line="240" w:lineRule="auto"/>
              <w:rPr>
                <w:rFonts w:ascii="Times New Roman"/>
                <w:sz w:val="16"/>
              </w:rPr>
            </w:pPr>
          </w:p>
        </w:tc>
        <w:tc>
          <w:tcPr>
            <w:tcW w:w="1377" w:type="dxa"/>
          </w:tcPr>
          <w:p w14:paraId="31F4833C" w14:textId="77777777" w:rsidR="00F8236D" w:rsidRDefault="00F8236D" w:rsidP="00F8236D">
            <w:pPr>
              <w:pStyle w:val="TableParagraph"/>
              <w:ind w:left="25"/>
              <w:rPr>
                <w:sz w:val="19"/>
              </w:rPr>
            </w:pPr>
            <w:r>
              <w:rPr>
                <w:spacing w:val="-2"/>
                <w:sz w:val="19"/>
              </w:rPr>
              <w:t>(100,150]</w:t>
            </w:r>
          </w:p>
        </w:tc>
        <w:tc>
          <w:tcPr>
            <w:tcW w:w="967" w:type="dxa"/>
            <w:vAlign w:val="bottom"/>
          </w:tcPr>
          <w:p w14:paraId="0C5B5A09" w14:textId="3946A540" w:rsidR="00F8236D" w:rsidRPr="00F8236D" w:rsidRDefault="00F8236D" w:rsidP="00F8236D">
            <w:pPr>
              <w:pStyle w:val="TableParagraph"/>
              <w:ind w:right="83"/>
              <w:jc w:val="center"/>
              <w:rPr>
                <w:spacing w:val="-2"/>
                <w:sz w:val="19"/>
              </w:rPr>
            </w:pPr>
            <w:r w:rsidRPr="00F8236D">
              <w:rPr>
                <w:spacing w:val="-2"/>
                <w:sz w:val="19"/>
              </w:rPr>
              <w:t>0.489***</w:t>
            </w:r>
          </w:p>
        </w:tc>
        <w:tc>
          <w:tcPr>
            <w:tcW w:w="1272" w:type="dxa"/>
            <w:vAlign w:val="bottom"/>
          </w:tcPr>
          <w:p w14:paraId="2799B874" w14:textId="036B10D7" w:rsidR="00F8236D" w:rsidRPr="00F8236D" w:rsidRDefault="00F8236D" w:rsidP="00F8236D">
            <w:pPr>
              <w:pStyle w:val="TableParagraph"/>
              <w:ind w:right="83"/>
              <w:jc w:val="center"/>
              <w:rPr>
                <w:spacing w:val="-2"/>
                <w:sz w:val="19"/>
              </w:rPr>
            </w:pPr>
            <w:r w:rsidRPr="00F8236D">
              <w:rPr>
                <w:spacing w:val="-2"/>
                <w:sz w:val="19"/>
              </w:rPr>
              <w:t>0.194***</w:t>
            </w:r>
          </w:p>
        </w:tc>
        <w:tc>
          <w:tcPr>
            <w:tcW w:w="1273" w:type="dxa"/>
            <w:vAlign w:val="bottom"/>
          </w:tcPr>
          <w:p w14:paraId="4F4601EC" w14:textId="4F6412BB" w:rsidR="00F8236D" w:rsidRPr="00F8236D" w:rsidRDefault="00F8236D" w:rsidP="00F8236D">
            <w:pPr>
              <w:pStyle w:val="TableParagraph"/>
              <w:ind w:right="83"/>
              <w:jc w:val="center"/>
              <w:rPr>
                <w:spacing w:val="-2"/>
                <w:sz w:val="19"/>
              </w:rPr>
            </w:pPr>
            <w:r w:rsidRPr="00F8236D">
              <w:rPr>
                <w:spacing w:val="-2"/>
                <w:sz w:val="19"/>
              </w:rPr>
              <w:t>0.191***</w:t>
            </w:r>
          </w:p>
        </w:tc>
        <w:tc>
          <w:tcPr>
            <w:tcW w:w="1054" w:type="dxa"/>
            <w:vAlign w:val="bottom"/>
          </w:tcPr>
          <w:p w14:paraId="4BC49506" w14:textId="308650C1" w:rsidR="00F8236D" w:rsidRPr="00F8236D" w:rsidRDefault="00F8236D" w:rsidP="00F8236D">
            <w:pPr>
              <w:pStyle w:val="TableParagraph"/>
              <w:ind w:right="83"/>
              <w:jc w:val="center"/>
              <w:rPr>
                <w:spacing w:val="-2"/>
                <w:sz w:val="19"/>
              </w:rPr>
            </w:pPr>
            <w:r w:rsidRPr="00F8236D">
              <w:rPr>
                <w:spacing w:val="-2"/>
                <w:sz w:val="19"/>
              </w:rPr>
              <w:t>0.334***</w:t>
            </w:r>
          </w:p>
        </w:tc>
        <w:tc>
          <w:tcPr>
            <w:tcW w:w="1272" w:type="dxa"/>
            <w:vAlign w:val="bottom"/>
          </w:tcPr>
          <w:p w14:paraId="4F95DC4C" w14:textId="20123874" w:rsidR="00F8236D" w:rsidRPr="00F8236D" w:rsidRDefault="00F8236D" w:rsidP="00F8236D">
            <w:pPr>
              <w:pStyle w:val="TableParagraph"/>
              <w:ind w:right="83"/>
              <w:jc w:val="center"/>
              <w:rPr>
                <w:spacing w:val="-2"/>
                <w:sz w:val="19"/>
              </w:rPr>
            </w:pPr>
            <w:r w:rsidRPr="00F8236D">
              <w:rPr>
                <w:spacing w:val="-2"/>
                <w:sz w:val="19"/>
              </w:rPr>
              <w:t>0.822***</w:t>
            </w:r>
          </w:p>
        </w:tc>
        <w:tc>
          <w:tcPr>
            <w:tcW w:w="1272" w:type="dxa"/>
            <w:vAlign w:val="bottom"/>
          </w:tcPr>
          <w:p w14:paraId="433136A3" w14:textId="55A25A66" w:rsidR="00F8236D" w:rsidRPr="00F8236D" w:rsidRDefault="00F8236D" w:rsidP="00F8236D">
            <w:pPr>
              <w:pStyle w:val="TableParagraph"/>
              <w:ind w:right="83"/>
              <w:jc w:val="center"/>
              <w:rPr>
                <w:spacing w:val="-2"/>
                <w:sz w:val="19"/>
              </w:rPr>
            </w:pPr>
            <w:r w:rsidRPr="00F8236D">
              <w:rPr>
                <w:spacing w:val="-2"/>
                <w:sz w:val="19"/>
              </w:rPr>
              <w:t>0.318***</w:t>
            </w:r>
          </w:p>
        </w:tc>
      </w:tr>
      <w:tr w:rsidR="00F8236D" w14:paraId="419CFE00" w14:textId="77777777" w:rsidTr="00604548">
        <w:trPr>
          <w:trHeight w:val="265"/>
          <w:jc w:val="center"/>
        </w:trPr>
        <w:tc>
          <w:tcPr>
            <w:tcW w:w="1658" w:type="dxa"/>
            <w:tcBorders>
              <w:bottom w:val="single" w:sz="4" w:space="0" w:color="000000"/>
            </w:tcBorders>
          </w:tcPr>
          <w:p w14:paraId="5F3DCBEC" w14:textId="77777777" w:rsidR="00F8236D" w:rsidRDefault="00F8236D" w:rsidP="00F8236D">
            <w:pPr>
              <w:pStyle w:val="TableParagraph"/>
              <w:spacing w:line="240" w:lineRule="auto"/>
              <w:rPr>
                <w:rFonts w:ascii="Times New Roman"/>
                <w:sz w:val="18"/>
              </w:rPr>
            </w:pPr>
          </w:p>
        </w:tc>
        <w:tc>
          <w:tcPr>
            <w:tcW w:w="1377" w:type="dxa"/>
            <w:tcBorders>
              <w:bottom w:val="single" w:sz="4" w:space="0" w:color="000000"/>
            </w:tcBorders>
          </w:tcPr>
          <w:p w14:paraId="60C50688" w14:textId="51A22569" w:rsidR="00F8236D" w:rsidRDefault="00F8236D" w:rsidP="00F8236D">
            <w:pPr>
              <w:pStyle w:val="TableParagraph"/>
              <w:ind w:left="25"/>
              <w:rPr>
                <w:sz w:val="19"/>
              </w:rPr>
            </w:pPr>
            <w:r>
              <w:rPr>
                <w:spacing w:val="-2"/>
                <w:sz w:val="19"/>
              </w:rPr>
              <w:t>(150, Inf]</w:t>
            </w:r>
          </w:p>
        </w:tc>
        <w:tc>
          <w:tcPr>
            <w:tcW w:w="967" w:type="dxa"/>
            <w:tcBorders>
              <w:bottom w:val="single" w:sz="4" w:space="0" w:color="000000"/>
            </w:tcBorders>
            <w:vAlign w:val="bottom"/>
          </w:tcPr>
          <w:p w14:paraId="01987B88" w14:textId="5FEB2C09" w:rsidR="00F8236D" w:rsidRPr="00F8236D" w:rsidRDefault="00F8236D" w:rsidP="00F8236D">
            <w:pPr>
              <w:pStyle w:val="TableParagraph"/>
              <w:ind w:right="83"/>
              <w:jc w:val="center"/>
              <w:rPr>
                <w:spacing w:val="-2"/>
                <w:sz w:val="19"/>
              </w:rPr>
            </w:pPr>
            <w:r w:rsidRPr="00F8236D">
              <w:rPr>
                <w:spacing w:val="-2"/>
                <w:sz w:val="19"/>
              </w:rPr>
              <w:t>2.913***</w:t>
            </w:r>
          </w:p>
        </w:tc>
        <w:tc>
          <w:tcPr>
            <w:tcW w:w="1272" w:type="dxa"/>
            <w:tcBorders>
              <w:bottom w:val="single" w:sz="4" w:space="0" w:color="000000"/>
            </w:tcBorders>
            <w:vAlign w:val="bottom"/>
          </w:tcPr>
          <w:p w14:paraId="51C7C801" w14:textId="4F90C3F6" w:rsidR="00F8236D" w:rsidRPr="00F8236D" w:rsidRDefault="00F8236D" w:rsidP="00F8236D">
            <w:pPr>
              <w:pStyle w:val="TableParagraph"/>
              <w:ind w:right="83"/>
              <w:jc w:val="center"/>
              <w:rPr>
                <w:spacing w:val="-2"/>
                <w:sz w:val="19"/>
              </w:rPr>
            </w:pPr>
            <w:r w:rsidRPr="00F8236D">
              <w:rPr>
                <w:spacing w:val="-2"/>
                <w:sz w:val="19"/>
              </w:rPr>
              <w:t>1.876***</w:t>
            </w:r>
          </w:p>
        </w:tc>
        <w:tc>
          <w:tcPr>
            <w:tcW w:w="1273" w:type="dxa"/>
            <w:tcBorders>
              <w:bottom w:val="single" w:sz="4" w:space="0" w:color="000000"/>
            </w:tcBorders>
            <w:vAlign w:val="bottom"/>
          </w:tcPr>
          <w:p w14:paraId="78509FA9" w14:textId="34AEC4C0" w:rsidR="00F8236D" w:rsidRPr="00F8236D" w:rsidRDefault="00F8236D" w:rsidP="00F8236D">
            <w:pPr>
              <w:pStyle w:val="TableParagraph"/>
              <w:ind w:right="83"/>
              <w:jc w:val="center"/>
              <w:rPr>
                <w:spacing w:val="-2"/>
                <w:sz w:val="19"/>
              </w:rPr>
            </w:pPr>
            <w:r w:rsidRPr="00F8236D">
              <w:rPr>
                <w:spacing w:val="-2"/>
                <w:sz w:val="19"/>
              </w:rPr>
              <w:t>3.022***</w:t>
            </w:r>
          </w:p>
        </w:tc>
        <w:tc>
          <w:tcPr>
            <w:tcW w:w="1054" w:type="dxa"/>
            <w:tcBorders>
              <w:bottom w:val="single" w:sz="4" w:space="0" w:color="000000"/>
            </w:tcBorders>
            <w:vAlign w:val="bottom"/>
          </w:tcPr>
          <w:p w14:paraId="4809FEC5" w14:textId="481B4A44" w:rsidR="00F8236D" w:rsidRPr="00F8236D" w:rsidRDefault="00F8236D" w:rsidP="00F8236D">
            <w:pPr>
              <w:pStyle w:val="TableParagraph"/>
              <w:ind w:right="83"/>
              <w:jc w:val="center"/>
              <w:rPr>
                <w:spacing w:val="-2"/>
                <w:sz w:val="19"/>
              </w:rPr>
            </w:pPr>
            <w:r w:rsidRPr="00F8236D">
              <w:rPr>
                <w:spacing w:val="-2"/>
                <w:sz w:val="19"/>
              </w:rPr>
              <w:t>3.562***</w:t>
            </w:r>
          </w:p>
        </w:tc>
        <w:tc>
          <w:tcPr>
            <w:tcW w:w="1272" w:type="dxa"/>
            <w:tcBorders>
              <w:bottom w:val="single" w:sz="4" w:space="0" w:color="000000"/>
            </w:tcBorders>
            <w:vAlign w:val="bottom"/>
          </w:tcPr>
          <w:p w14:paraId="427FA674" w14:textId="58D74D79" w:rsidR="00F8236D" w:rsidRPr="00F8236D" w:rsidRDefault="00F8236D" w:rsidP="00F8236D">
            <w:pPr>
              <w:pStyle w:val="TableParagraph"/>
              <w:ind w:right="83"/>
              <w:jc w:val="center"/>
              <w:rPr>
                <w:spacing w:val="-2"/>
                <w:sz w:val="19"/>
              </w:rPr>
            </w:pPr>
            <w:r w:rsidRPr="00F8236D">
              <w:rPr>
                <w:spacing w:val="-2"/>
                <w:sz w:val="19"/>
              </w:rPr>
              <w:t>3.913***</w:t>
            </w:r>
          </w:p>
        </w:tc>
        <w:tc>
          <w:tcPr>
            <w:tcW w:w="1272" w:type="dxa"/>
            <w:tcBorders>
              <w:bottom w:val="single" w:sz="4" w:space="0" w:color="000000"/>
            </w:tcBorders>
            <w:vAlign w:val="bottom"/>
          </w:tcPr>
          <w:p w14:paraId="362196A5" w14:textId="3B2D92C2" w:rsidR="00F8236D" w:rsidRPr="00F8236D" w:rsidRDefault="00F8236D" w:rsidP="00F8236D">
            <w:pPr>
              <w:pStyle w:val="TableParagraph"/>
              <w:ind w:right="83"/>
              <w:jc w:val="center"/>
              <w:rPr>
                <w:spacing w:val="-2"/>
                <w:sz w:val="19"/>
              </w:rPr>
            </w:pPr>
            <w:r w:rsidRPr="00F8236D">
              <w:rPr>
                <w:spacing w:val="-2"/>
                <w:sz w:val="19"/>
              </w:rPr>
              <w:t>3.593***</w:t>
            </w:r>
          </w:p>
        </w:tc>
      </w:tr>
      <w:tr w:rsidR="00CF7DF6" w14:paraId="2B390D66" w14:textId="77777777" w:rsidTr="00814CA4">
        <w:trPr>
          <w:trHeight w:val="282"/>
          <w:jc w:val="center"/>
        </w:trPr>
        <w:tc>
          <w:tcPr>
            <w:tcW w:w="1658" w:type="dxa"/>
            <w:tcBorders>
              <w:top w:val="single" w:sz="4" w:space="0" w:color="000000"/>
            </w:tcBorders>
          </w:tcPr>
          <w:p w14:paraId="3EC91978" w14:textId="77777777" w:rsidR="00CF7DF6" w:rsidRDefault="00CF7DF6" w:rsidP="00CF7DF6">
            <w:pPr>
              <w:pStyle w:val="TableParagraph"/>
              <w:spacing w:before="40" w:line="240" w:lineRule="auto"/>
              <w:ind w:left="95"/>
              <w:rPr>
                <w:sz w:val="19"/>
              </w:rPr>
            </w:pPr>
            <w:r>
              <w:rPr>
                <w:spacing w:val="-5"/>
                <w:sz w:val="19"/>
              </w:rPr>
              <w:t>Age</w:t>
            </w:r>
          </w:p>
        </w:tc>
        <w:tc>
          <w:tcPr>
            <w:tcW w:w="1377" w:type="dxa"/>
            <w:tcBorders>
              <w:top w:val="single" w:sz="4" w:space="0" w:color="000000"/>
            </w:tcBorders>
          </w:tcPr>
          <w:p w14:paraId="43E2F7C5" w14:textId="77777777" w:rsidR="00CF7DF6" w:rsidRDefault="00CF7DF6" w:rsidP="00CF7DF6">
            <w:pPr>
              <w:pStyle w:val="TableParagraph"/>
              <w:spacing w:before="40" w:line="240" w:lineRule="auto"/>
              <w:ind w:left="25"/>
              <w:rPr>
                <w:sz w:val="19"/>
              </w:rPr>
            </w:pPr>
            <w:r>
              <w:rPr>
                <w:i/>
                <w:spacing w:val="-5"/>
                <w:sz w:val="19"/>
              </w:rPr>
              <w:t>&lt;</w:t>
            </w:r>
            <w:r>
              <w:rPr>
                <w:spacing w:val="-5"/>
                <w:sz w:val="19"/>
              </w:rPr>
              <w:t>25</w:t>
            </w:r>
          </w:p>
        </w:tc>
        <w:tc>
          <w:tcPr>
            <w:tcW w:w="967" w:type="dxa"/>
            <w:tcBorders>
              <w:top w:val="single" w:sz="4" w:space="0" w:color="000000"/>
            </w:tcBorders>
            <w:vAlign w:val="bottom"/>
          </w:tcPr>
          <w:p w14:paraId="75481EF9" w14:textId="0D2BB2FB" w:rsidR="00CF7DF6" w:rsidRPr="00CF7DF6" w:rsidRDefault="00CF7DF6" w:rsidP="00CF7DF6">
            <w:pPr>
              <w:pStyle w:val="TableParagraph"/>
              <w:ind w:right="83"/>
              <w:jc w:val="center"/>
              <w:rPr>
                <w:spacing w:val="-2"/>
                <w:sz w:val="19"/>
              </w:rPr>
            </w:pPr>
            <w:r w:rsidRPr="00CF7DF6">
              <w:rPr>
                <w:spacing w:val="-2"/>
                <w:sz w:val="19"/>
              </w:rPr>
              <w:t>-0.182***</w:t>
            </w:r>
          </w:p>
        </w:tc>
        <w:tc>
          <w:tcPr>
            <w:tcW w:w="1272" w:type="dxa"/>
            <w:tcBorders>
              <w:top w:val="single" w:sz="4" w:space="0" w:color="000000"/>
            </w:tcBorders>
            <w:vAlign w:val="bottom"/>
          </w:tcPr>
          <w:p w14:paraId="6AD93190" w14:textId="5C9E5036" w:rsidR="00CF7DF6" w:rsidRPr="00CF7DF6" w:rsidRDefault="00CF7DF6" w:rsidP="00CF7DF6">
            <w:pPr>
              <w:pStyle w:val="TableParagraph"/>
              <w:ind w:right="83"/>
              <w:jc w:val="center"/>
              <w:rPr>
                <w:spacing w:val="-2"/>
                <w:sz w:val="19"/>
              </w:rPr>
            </w:pPr>
            <w:r w:rsidRPr="00CF7DF6">
              <w:rPr>
                <w:spacing w:val="-2"/>
                <w:sz w:val="19"/>
              </w:rPr>
              <w:t>-0.096***</w:t>
            </w:r>
          </w:p>
        </w:tc>
        <w:tc>
          <w:tcPr>
            <w:tcW w:w="1273" w:type="dxa"/>
            <w:tcBorders>
              <w:top w:val="single" w:sz="4" w:space="0" w:color="000000"/>
            </w:tcBorders>
            <w:vAlign w:val="bottom"/>
          </w:tcPr>
          <w:p w14:paraId="294F4BF0" w14:textId="588EC3A5" w:rsidR="00CF7DF6" w:rsidRPr="00CF7DF6" w:rsidRDefault="00CF7DF6" w:rsidP="00CF7DF6">
            <w:pPr>
              <w:pStyle w:val="TableParagraph"/>
              <w:ind w:right="83"/>
              <w:jc w:val="center"/>
              <w:rPr>
                <w:spacing w:val="-2"/>
                <w:sz w:val="19"/>
              </w:rPr>
            </w:pPr>
            <w:r w:rsidRPr="00CF7DF6">
              <w:rPr>
                <w:spacing w:val="-2"/>
                <w:sz w:val="19"/>
              </w:rPr>
              <w:t>-0.132***</w:t>
            </w:r>
          </w:p>
        </w:tc>
        <w:tc>
          <w:tcPr>
            <w:tcW w:w="1054" w:type="dxa"/>
            <w:tcBorders>
              <w:top w:val="single" w:sz="4" w:space="0" w:color="000000"/>
            </w:tcBorders>
            <w:vAlign w:val="bottom"/>
          </w:tcPr>
          <w:p w14:paraId="6220FBF2" w14:textId="7B1AF980" w:rsidR="00CF7DF6" w:rsidRPr="00CF7DF6" w:rsidRDefault="00CF7DF6" w:rsidP="00CF7DF6">
            <w:pPr>
              <w:pStyle w:val="TableParagraph"/>
              <w:ind w:right="83"/>
              <w:jc w:val="center"/>
              <w:rPr>
                <w:spacing w:val="-2"/>
                <w:sz w:val="19"/>
              </w:rPr>
            </w:pPr>
            <w:r w:rsidRPr="00CF7DF6">
              <w:rPr>
                <w:spacing w:val="-2"/>
                <w:sz w:val="19"/>
              </w:rPr>
              <w:t>-0.099***</w:t>
            </w:r>
          </w:p>
        </w:tc>
        <w:tc>
          <w:tcPr>
            <w:tcW w:w="1272" w:type="dxa"/>
            <w:tcBorders>
              <w:top w:val="single" w:sz="4" w:space="0" w:color="000000"/>
            </w:tcBorders>
            <w:vAlign w:val="bottom"/>
          </w:tcPr>
          <w:p w14:paraId="266E50E0" w14:textId="14619124" w:rsidR="00CF7DF6" w:rsidRPr="00CF7DF6" w:rsidRDefault="00CF7DF6" w:rsidP="00CF7DF6">
            <w:pPr>
              <w:pStyle w:val="TableParagraph"/>
              <w:ind w:right="83"/>
              <w:jc w:val="center"/>
              <w:rPr>
                <w:spacing w:val="-2"/>
                <w:sz w:val="19"/>
              </w:rPr>
            </w:pPr>
            <w:r w:rsidRPr="00CF7DF6">
              <w:rPr>
                <w:spacing w:val="-2"/>
                <w:sz w:val="19"/>
              </w:rPr>
              <w:t>-0.123***</w:t>
            </w:r>
          </w:p>
        </w:tc>
        <w:tc>
          <w:tcPr>
            <w:tcW w:w="1272" w:type="dxa"/>
            <w:tcBorders>
              <w:top w:val="single" w:sz="4" w:space="0" w:color="000000"/>
            </w:tcBorders>
            <w:vAlign w:val="bottom"/>
          </w:tcPr>
          <w:p w14:paraId="712172AB" w14:textId="5B8D207C" w:rsidR="00CF7DF6" w:rsidRPr="00CF7DF6" w:rsidRDefault="00CF7DF6" w:rsidP="00CF7DF6">
            <w:pPr>
              <w:pStyle w:val="TableParagraph"/>
              <w:ind w:right="83"/>
              <w:jc w:val="center"/>
              <w:rPr>
                <w:spacing w:val="-2"/>
                <w:sz w:val="19"/>
              </w:rPr>
            </w:pPr>
            <w:r w:rsidRPr="00CF7DF6">
              <w:rPr>
                <w:spacing w:val="-2"/>
                <w:sz w:val="19"/>
              </w:rPr>
              <w:t>-0.241***</w:t>
            </w:r>
          </w:p>
        </w:tc>
      </w:tr>
      <w:tr w:rsidR="00CF7DF6" w14:paraId="6CAE1A6B" w14:textId="77777777" w:rsidTr="00814CA4">
        <w:trPr>
          <w:trHeight w:val="231"/>
          <w:jc w:val="center"/>
        </w:trPr>
        <w:tc>
          <w:tcPr>
            <w:tcW w:w="1658" w:type="dxa"/>
          </w:tcPr>
          <w:p w14:paraId="46C3BE86" w14:textId="77777777" w:rsidR="00CF7DF6" w:rsidRDefault="00CF7DF6" w:rsidP="00CF7DF6">
            <w:pPr>
              <w:pStyle w:val="TableParagraph"/>
              <w:spacing w:line="240" w:lineRule="auto"/>
              <w:rPr>
                <w:rFonts w:ascii="Times New Roman"/>
                <w:sz w:val="16"/>
              </w:rPr>
            </w:pPr>
          </w:p>
        </w:tc>
        <w:tc>
          <w:tcPr>
            <w:tcW w:w="1377" w:type="dxa"/>
          </w:tcPr>
          <w:p w14:paraId="5E70E48F" w14:textId="7543E575" w:rsidR="00CF7DF6" w:rsidRDefault="00CF7DF6" w:rsidP="00CF7DF6">
            <w:pPr>
              <w:pStyle w:val="TableParagraph"/>
              <w:ind w:left="25"/>
              <w:rPr>
                <w:sz w:val="19"/>
              </w:rPr>
            </w:pPr>
            <w:r>
              <w:rPr>
                <w:w w:val="85"/>
                <w:sz w:val="19"/>
              </w:rPr>
              <w:t>25-</w:t>
            </w:r>
            <w:r>
              <w:rPr>
                <w:spacing w:val="-5"/>
                <w:sz w:val="19"/>
              </w:rPr>
              <w:t>34</w:t>
            </w:r>
          </w:p>
        </w:tc>
        <w:tc>
          <w:tcPr>
            <w:tcW w:w="967" w:type="dxa"/>
            <w:vAlign w:val="bottom"/>
          </w:tcPr>
          <w:p w14:paraId="2BFD1F89" w14:textId="140B18BE" w:rsidR="00CF7DF6" w:rsidRPr="00CF7DF6" w:rsidRDefault="00CF7DF6" w:rsidP="00CF7DF6">
            <w:pPr>
              <w:pStyle w:val="TableParagraph"/>
              <w:ind w:right="83"/>
              <w:jc w:val="center"/>
              <w:rPr>
                <w:spacing w:val="-2"/>
                <w:sz w:val="19"/>
              </w:rPr>
            </w:pPr>
            <w:r w:rsidRPr="00CF7DF6">
              <w:rPr>
                <w:spacing w:val="-2"/>
                <w:sz w:val="19"/>
              </w:rPr>
              <w:t>-0.212***</w:t>
            </w:r>
          </w:p>
        </w:tc>
        <w:tc>
          <w:tcPr>
            <w:tcW w:w="1272" w:type="dxa"/>
            <w:vAlign w:val="bottom"/>
          </w:tcPr>
          <w:p w14:paraId="28AF9F97" w14:textId="6A52DC72" w:rsidR="00CF7DF6" w:rsidRPr="00CF7DF6" w:rsidRDefault="00CF7DF6" w:rsidP="00CF7DF6">
            <w:pPr>
              <w:pStyle w:val="TableParagraph"/>
              <w:ind w:right="83"/>
              <w:jc w:val="center"/>
              <w:rPr>
                <w:spacing w:val="-2"/>
                <w:sz w:val="19"/>
              </w:rPr>
            </w:pPr>
            <w:r w:rsidRPr="00CF7DF6">
              <w:rPr>
                <w:spacing w:val="-2"/>
                <w:sz w:val="19"/>
              </w:rPr>
              <w:t>-0.182***</w:t>
            </w:r>
          </w:p>
        </w:tc>
        <w:tc>
          <w:tcPr>
            <w:tcW w:w="1273" w:type="dxa"/>
            <w:vAlign w:val="bottom"/>
          </w:tcPr>
          <w:p w14:paraId="748A2F01" w14:textId="36E1A520" w:rsidR="00CF7DF6" w:rsidRPr="00CF7DF6" w:rsidRDefault="00CF7DF6" w:rsidP="00CF7DF6">
            <w:pPr>
              <w:pStyle w:val="TableParagraph"/>
              <w:ind w:right="83"/>
              <w:jc w:val="center"/>
              <w:rPr>
                <w:spacing w:val="-2"/>
                <w:sz w:val="19"/>
              </w:rPr>
            </w:pPr>
            <w:r w:rsidRPr="00CF7DF6">
              <w:rPr>
                <w:spacing w:val="-2"/>
                <w:sz w:val="19"/>
              </w:rPr>
              <w:t>-0.18***</w:t>
            </w:r>
          </w:p>
        </w:tc>
        <w:tc>
          <w:tcPr>
            <w:tcW w:w="1054" w:type="dxa"/>
            <w:vAlign w:val="bottom"/>
          </w:tcPr>
          <w:p w14:paraId="743A40AE" w14:textId="552CC57E" w:rsidR="00CF7DF6" w:rsidRPr="00CF7DF6" w:rsidRDefault="00CF7DF6" w:rsidP="00CF7DF6">
            <w:pPr>
              <w:pStyle w:val="TableParagraph"/>
              <w:ind w:right="83"/>
              <w:jc w:val="center"/>
              <w:rPr>
                <w:spacing w:val="-2"/>
                <w:sz w:val="19"/>
              </w:rPr>
            </w:pPr>
            <w:r w:rsidRPr="00CF7DF6">
              <w:rPr>
                <w:spacing w:val="-2"/>
                <w:sz w:val="19"/>
              </w:rPr>
              <w:t>-0.155***</w:t>
            </w:r>
          </w:p>
        </w:tc>
        <w:tc>
          <w:tcPr>
            <w:tcW w:w="1272" w:type="dxa"/>
            <w:vAlign w:val="bottom"/>
          </w:tcPr>
          <w:p w14:paraId="79D05535" w14:textId="145B30D5" w:rsidR="00CF7DF6" w:rsidRPr="00CF7DF6" w:rsidRDefault="00CF7DF6" w:rsidP="00CF7DF6">
            <w:pPr>
              <w:pStyle w:val="TableParagraph"/>
              <w:ind w:right="83"/>
              <w:jc w:val="center"/>
              <w:rPr>
                <w:spacing w:val="-2"/>
                <w:sz w:val="19"/>
              </w:rPr>
            </w:pPr>
            <w:r w:rsidRPr="00CF7DF6">
              <w:rPr>
                <w:spacing w:val="-2"/>
                <w:sz w:val="19"/>
              </w:rPr>
              <w:t>-0.135***</w:t>
            </w:r>
          </w:p>
        </w:tc>
        <w:tc>
          <w:tcPr>
            <w:tcW w:w="1272" w:type="dxa"/>
            <w:vAlign w:val="bottom"/>
          </w:tcPr>
          <w:p w14:paraId="4861D827" w14:textId="3686C8C0" w:rsidR="00CF7DF6" w:rsidRPr="00CF7DF6" w:rsidRDefault="00CF7DF6" w:rsidP="00CF7DF6">
            <w:pPr>
              <w:pStyle w:val="TableParagraph"/>
              <w:ind w:right="83"/>
              <w:jc w:val="center"/>
              <w:rPr>
                <w:spacing w:val="-2"/>
                <w:sz w:val="19"/>
              </w:rPr>
            </w:pPr>
            <w:r w:rsidRPr="00CF7DF6">
              <w:rPr>
                <w:spacing w:val="-2"/>
                <w:sz w:val="19"/>
              </w:rPr>
              <w:t>-0.2***</w:t>
            </w:r>
          </w:p>
        </w:tc>
      </w:tr>
      <w:tr w:rsidR="00CF7DF6" w14:paraId="584DFEEB" w14:textId="77777777" w:rsidTr="00814CA4">
        <w:trPr>
          <w:trHeight w:val="231"/>
          <w:jc w:val="center"/>
        </w:trPr>
        <w:tc>
          <w:tcPr>
            <w:tcW w:w="1658" w:type="dxa"/>
          </w:tcPr>
          <w:p w14:paraId="6E387B4C" w14:textId="77777777" w:rsidR="00CF7DF6" w:rsidRDefault="00CF7DF6" w:rsidP="00CF7DF6">
            <w:pPr>
              <w:pStyle w:val="TableParagraph"/>
              <w:spacing w:line="240" w:lineRule="auto"/>
              <w:rPr>
                <w:rFonts w:ascii="Times New Roman"/>
                <w:sz w:val="16"/>
              </w:rPr>
            </w:pPr>
          </w:p>
        </w:tc>
        <w:tc>
          <w:tcPr>
            <w:tcW w:w="1377" w:type="dxa"/>
          </w:tcPr>
          <w:p w14:paraId="07DEF957" w14:textId="77777777" w:rsidR="00CF7DF6" w:rsidRDefault="00CF7DF6" w:rsidP="00CF7DF6">
            <w:pPr>
              <w:pStyle w:val="TableParagraph"/>
              <w:ind w:left="25"/>
              <w:rPr>
                <w:sz w:val="19"/>
              </w:rPr>
            </w:pPr>
            <w:r>
              <w:rPr>
                <w:w w:val="85"/>
                <w:sz w:val="19"/>
              </w:rPr>
              <w:t>45-</w:t>
            </w:r>
            <w:r>
              <w:rPr>
                <w:spacing w:val="-5"/>
                <w:sz w:val="19"/>
              </w:rPr>
              <w:t>54</w:t>
            </w:r>
          </w:p>
        </w:tc>
        <w:tc>
          <w:tcPr>
            <w:tcW w:w="967" w:type="dxa"/>
            <w:vAlign w:val="bottom"/>
          </w:tcPr>
          <w:p w14:paraId="10103349" w14:textId="2FA5058C" w:rsidR="00CF7DF6" w:rsidRPr="00CF7DF6" w:rsidRDefault="00CF7DF6" w:rsidP="00CF7DF6">
            <w:pPr>
              <w:pStyle w:val="TableParagraph"/>
              <w:ind w:right="83"/>
              <w:jc w:val="center"/>
              <w:rPr>
                <w:spacing w:val="-2"/>
                <w:sz w:val="19"/>
              </w:rPr>
            </w:pPr>
            <w:r w:rsidRPr="00CF7DF6">
              <w:rPr>
                <w:spacing w:val="-2"/>
                <w:sz w:val="19"/>
              </w:rPr>
              <w:t>0.116***</w:t>
            </w:r>
          </w:p>
        </w:tc>
        <w:tc>
          <w:tcPr>
            <w:tcW w:w="1272" w:type="dxa"/>
            <w:vAlign w:val="bottom"/>
          </w:tcPr>
          <w:p w14:paraId="588C1F3B" w14:textId="72262CFA" w:rsidR="00CF7DF6" w:rsidRPr="00CF7DF6" w:rsidRDefault="00CF7DF6" w:rsidP="00CF7DF6">
            <w:pPr>
              <w:pStyle w:val="TableParagraph"/>
              <w:ind w:right="83"/>
              <w:jc w:val="center"/>
              <w:rPr>
                <w:spacing w:val="-2"/>
                <w:sz w:val="19"/>
              </w:rPr>
            </w:pPr>
            <w:r w:rsidRPr="00CF7DF6">
              <w:rPr>
                <w:spacing w:val="-2"/>
                <w:sz w:val="19"/>
              </w:rPr>
              <w:t>0.159***</w:t>
            </w:r>
          </w:p>
        </w:tc>
        <w:tc>
          <w:tcPr>
            <w:tcW w:w="1273" w:type="dxa"/>
            <w:vAlign w:val="bottom"/>
          </w:tcPr>
          <w:p w14:paraId="1296FE9E" w14:textId="189EEBAD" w:rsidR="00CF7DF6" w:rsidRPr="00CF7DF6" w:rsidRDefault="00CF7DF6" w:rsidP="00CF7DF6">
            <w:pPr>
              <w:pStyle w:val="TableParagraph"/>
              <w:ind w:right="83"/>
              <w:jc w:val="center"/>
              <w:rPr>
                <w:spacing w:val="-2"/>
                <w:sz w:val="19"/>
              </w:rPr>
            </w:pPr>
            <w:r w:rsidRPr="00CF7DF6">
              <w:rPr>
                <w:spacing w:val="-2"/>
                <w:sz w:val="19"/>
              </w:rPr>
              <w:t>0.153***</w:t>
            </w:r>
          </w:p>
        </w:tc>
        <w:tc>
          <w:tcPr>
            <w:tcW w:w="1054" w:type="dxa"/>
            <w:vAlign w:val="bottom"/>
          </w:tcPr>
          <w:p w14:paraId="45B2A141" w14:textId="33182E74" w:rsidR="00CF7DF6" w:rsidRPr="00CF7DF6" w:rsidRDefault="00CF7DF6" w:rsidP="00CF7DF6">
            <w:pPr>
              <w:pStyle w:val="TableParagraph"/>
              <w:ind w:right="83"/>
              <w:jc w:val="center"/>
              <w:rPr>
                <w:spacing w:val="-2"/>
                <w:sz w:val="19"/>
              </w:rPr>
            </w:pPr>
            <w:r w:rsidRPr="00CF7DF6">
              <w:rPr>
                <w:spacing w:val="-2"/>
                <w:sz w:val="19"/>
              </w:rPr>
              <w:t>0.153***</w:t>
            </w:r>
          </w:p>
        </w:tc>
        <w:tc>
          <w:tcPr>
            <w:tcW w:w="1272" w:type="dxa"/>
            <w:vAlign w:val="bottom"/>
          </w:tcPr>
          <w:p w14:paraId="70E11ABE" w14:textId="3875434D" w:rsidR="00CF7DF6" w:rsidRPr="00CF7DF6" w:rsidRDefault="00CF7DF6" w:rsidP="00CF7DF6">
            <w:pPr>
              <w:pStyle w:val="TableParagraph"/>
              <w:ind w:right="83"/>
              <w:jc w:val="center"/>
              <w:rPr>
                <w:spacing w:val="-2"/>
                <w:sz w:val="19"/>
              </w:rPr>
            </w:pPr>
            <w:r w:rsidRPr="00CF7DF6">
              <w:rPr>
                <w:spacing w:val="-2"/>
                <w:sz w:val="19"/>
              </w:rPr>
              <w:t>0.11***</w:t>
            </w:r>
          </w:p>
        </w:tc>
        <w:tc>
          <w:tcPr>
            <w:tcW w:w="1272" w:type="dxa"/>
            <w:vAlign w:val="bottom"/>
          </w:tcPr>
          <w:p w14:paraId="06CBECF4" w14:textId="73D57FA8" w:rsidR="00CF7DF6" w:rsidRPr="00CF7DF6" w:rsidRDefault="00CF7DF6" w:rsidP="00CF7DF6">
            <w:pPr>
              <w:pStyle w:val="TableParagraph"/>
              <w:ind w:right="83"/>
              <w:jc w:val="center"/>
              <w:rPr>
                <w:spacing w:val="-2"/>
                <w:sz w:val="19"/>
              </w:rPr>
            </w:pPr>
            <w:r w:rsidRPr="00CF7DF6">
              <w:rPr>
                <w:spacing w:val="-2"/>
                <w:sz w:val="19"/>
              </w:rPr>
              <w:t>0.113***</w:t>
            </w:r>
          </w:p>
        </w:tc>
      </w:tr>
      <w:tr w:rsidR="00CF7DF6" w14:paraId="24536BB8" w14:textId="77777777" w:rsidTr="00814CA4">
        <w:trPr>
          <w:trHeight w:val="231"/>
          <w:jc w:val="center"/>
        </w:trPr>
        <w:tc>
          <w:tcPr>
            <w:tcW w:w="1658" w:type="dxa"/>
          </w:tcPr>
          <w:p w14:paraId="433952A4" w14:textId="77777777" w:rsidR="00CF7DF6" w:rsidRDefault="00CF7DF6" w:rsidP="00CF7DF6">
            <w:pPr>
              <w:pStyle w:val="TableParagraph"/>
              <w:spacing w:line="240" w:lineRule="auto"/>
              <w:rPr>
                <w:rFonts w:ascii="Times New Roman"/>
                <w:sz w:val="16"/>
              </w:rPr>
            </w:pPr>
          </w:p>
        </w:tc>
        <w:tc>
          <w:tcPr>
            <w:tcW w:w="1377" w:type="dxa"/>
          </w:tcPr>
          <w:p w14:paraId="09242C2E" w14:textId="77777777" w:rsidR="00CF7DF6" w:rsidRDefault="00CF7DF6" w:rsidP="00CF7DF6">
            <w:pPr>
              <w:pStyle w:val="TableParagraph"/>
              <w:ind w:left="25"/>
              <w:rPr>
                <w:sz w:val="19"/>
              </w:rPr>
            </w:pPr>
            <w:r>
              <w:rPr>
                <w:w w:val="85"/>
                <w:sz w:val="19"/>
              </w:rPr>
              <w:t>55-</w:t>
            </w:r>
            <w:r>
              <w:rPr>
                <w:spacing w:val="-5"/>
                <w:sz w:val="19"/>
              </w:rPr>
              <w:t>64</w:t>
            </w:r>
          </w:p>
        </w:tc>
        <w:tc>
          <w:tcPr>
            <w:tcW w:w="967" w:type="dxa"/>
            <w:vAlign w:val="bottom"/>
          </w:tcPr>
          <w:p w14:paraId="4BBFA8F1" w14:textId="72E697E9" w:rsidR="00CF7DF6" w:rsidRPr="00CF7DF6" w:rsidRDefault="00CF7DF6" w:rsidP="00CF7DF6">
            <w:pPr>
              <w:pStyle w:val="TableParagraph"/>
              <w:ind w:right="83"/>
              <w:jc w:val="center"/>
              <w:rPr>
                <w:spacing w:val="-2"/>
                <w:sz w:val="19"/>
              </w:rPr>
            </w:pPr>
            <w:r w:rsidRPr="00CF7DF6">
              <w:rPr>
                <w:spacing w:val="-2"/>
                <w:sz w:val="19"/>
              </w:rPr>
              <w:t>0.158***</w:t>
            </w:r>
          </w:p>
        </w:tc>
        <w:tc>
          <w:tcPr>
            <w:tcW w:w="1272" w:type="dxa"/>
            <w:vAlign w:val="bottom"/>
          </w:tcPr>
          <w:p w14:paraId="12C1034A" w14:textId="31C57673" w:rsidR="00CF7DF6" w:rsidRPr="00CF7DF6" w:rsidRDefault="00CF7DF6" w:rsidP="00CF7DF6">
            <w:pPr>
              <w:pStyle w:val="TableParagraph"/>
              <w:ind w:right="83"/>
              <w:jc w:val="center"/>
              <w:rPr>
                <w:spacing w:val="-2"/>
                <w:sz w:val="19"/>
              </w:rPr>
            </w:pPr>
            <w:r w:rsidRPr="00CF7DF6">
              <w:rPr>
                <w:spacing w:val="-2"/>
                <w:sz w:val="19"/>
              </w:rPr>
              <w:t>0.148***</w:t>
            </w:r>
          </w:p>
        </w:tc>
        <w:tc>
          <w:tcPr>
            <w:tcW w:w="1273" w:type="dxa"/>
            <w:vAlign w:val="bottom"/>
          </w:tcPr>
          <w:p w14:paraId="11A7EA47" w14:textId="523DE73C" w:rsidR="00CF7DF6" w:rsidRPr="00CF7DF6" w:rsidRDefault="00CF7DF6" w:rsidP="00CF7DF6">
            <w:pPr>
              <w:pStyle w:val="TableParagraph"/>
              <w:ind w:right="83"/>
              <w:jc w:val="center"/>
              <w:rPr>
                <w:spacing w:val="-2"/>
                <w:sz w:val="19"/>
              </w:rPr>
            </w:pPr>
            <w:r w:rsidRPr="00CF7DF6">
              <w:rPr>
                <w:spacing w:val="-2"/>
                <w:sz w:val="19"/>
              </w:rPr>
              <w:t>0.158***</w:t>
            </w:r>
          </w:p>
        </w:tc>
        <w:tc>
          <w:tcPr>
            <w:tcW w:w="1054" w:type="dxa"/>
            <w:vAlign w:val="bottom"/>
          </w:tcPr>
          <w:p w14:paraId="71D368B4" w14:textId="4EE47BBB" w:rsidR="00CF7DF6" w:rsidRPr="00CF7DF6" w:rsidRDefault="00CF7DF6" w:rsidP="00CF7DF6">
            <w:pPr>
              <w:pStyle w:val="TableParagraph"/>
              <w:ind w:right="83"/>
              <w:jc w:val="center"/>
              <w:rPr>
                <w:spacing w:val="-2"/>
                <w:sz w:val="19"/>
              </w:rPr>
            </w:pPr>
            <w:r w:rsidRPr="00CF7DF6">
              <w:rPr>
                <w:spacing w:val="-2"/>
                <w:sz w:val="19"/>
              </w:rPr>
              <w:t>0.187***</w:t>
            </w:r>
          </w:p>
        </w:tc>
        <w:tc>
          <w:tcPr>
            <w:tcW w:w="1272" w:type="dxa"/>
            <w:vAlign w:val="bottom"/>
          </w:tcPr>
          <w:p w14:paraId="5664A319" w14:textId="71567C52" w:rsidR="00CF7DF6" w:rsidRPr="00CF7DF6" w:rsidRDefault="00CF7DF6" w:rsidP="00CF7DF6">
            <w:pPr>
              <w:pStyle w:val="TableParagraph"/>
              <w:ind w:right="83"/>
              <w:jc w:val="center"/>
              <w:rPr>
                <w:spacing w:val="-2"/>
                <w:sz w:val="19"/>
              </w:rPr>
            </w:pPr>
            <w:r w:rsidRPr="00CF7DF6">
              <w:rPr>
                <w:spacing w:val="-2"/>
                <w:sz w:val="19"/>
              </w:rPr>
              <w:t>0.091***</w:t>
            </w:r>
          </w:p>
        </w:tc>
        <w:tc>
          <w:tcPr>
            <w:tcW w:w="1272" w:type="dxa"/>
            <w:vAlign w:val="bottom"/>
          </w:tcPr>
          <w:p w14:paraId="6DD1CA86" w14:textId="0CAC1A0B" w:rsidR="00CF7DF6" w:rsidRPr="00CF7DF6" w:rsidRDefault="00CF7DF6" w:rsidP="00CF7DF6">
            <w:pPr>
              <w:pStyle w:val="TableParagraph"/>
              <w:ind w:right="83"/>
              <w:jc w:val="center"/>
              <w:rPr>
                <w:spacing w:val="-2"/>
                <w:sz w:val="19"/>
              </w:rPr>
            </w:pPr>
            <w:r w:rsidRPr="00CF7DF6">
              <w:rPr>
                <w:spacing w:val="-2"/>
                <w:sz w:val="19"/>
              </w:rPr>
              <w:t>0.122***</w:t>
            </w:r>
          </w:p>
        </w:tc>
      </w:tr>
      <w:tr w:rsidR="00CF7DF6" w14:paraId="627759C9" w14:textId="77777777" w:rsidTr="00814CA4">
        <w:trPr>
          <w:trHeight w:val="231"/>
          <w:jc w:val="center"/>
        </w:trPr>
        <w:tc>
          <w:tcPr>
            <w:tcW w:w="1658" w:type="dxa"/>
          </w:tcPr>
          <w:p w14:paraId="2F584132" w14:textId="77777777" w:rsidR="00CF7DF6" w:rsidRDefault="00CF7DF6" w:rsidP="00CF7DF6">
            <w:pPr>
              <w:pStyle w:val="TableParagraph"/>
              <w:spacing w:line="240" w:lineRule="auto"/>
              <w:rPr>
                <w:rFonts w:ascii="Times New Roman"/>
                <w:sz w:val="16"/>
              </w:rPr>
            </w:pPr>
          </w:p>
        </w:tc>
        <w:tc>
          <w:tcPr>
            <w:tcW w:w="1377" w:type="dxa"/>
          </w:tcPr>
          <w:p w14:paraId="67C9DC59" w14:textId="77777777" w:rsidR="00CF7DF6" w:rsidRDefault="00CF7DF6" w:rsidP="00CF7DF6">
            <w:pPr>
              <w:pStyle w:val="TableParagraph"/>
              <w:ind w:left="25"/>
              <w:rPr>
                <w:sz w:val="19"/>
              </w:rPr>
            </w:pPr>
            <w:r>
              <w:rPr>
                <w:w w:val="90"/>
                <w:sz w:val="19"/>
              </w:rPr>
              <w:t>65-</w:t>
            </w:r>
            <w:r>
              <w:rPr>
                <w:spacing w:val="-5"/>
                <w:sz w:val="19"/>
              </w:rPr>
              <w:t>74</w:t>
            </w:r>
          </w:p>
        </w:tc>
        <w:tc>
          <w:tcPr>
            <w:tcW w:w="967" w:type="dxa"/>
            <w:vAlign w:val="bottom"/>
          </w:tcPr>
          <w:p w14:paraId="46174395" w14:textId="7A89FF5B" w:rsidR="00CF7DF6" w:rsidRPr="00CF7DF6" w:rsidRDefault="00CF7DF6" w:rsidP="00CF7DF6">
            <w:pPr>
              <w:pStyle w:val="TableParagraph"/>
              <w:ind w:right="83"/>
              <w:jc w:val="center"/>
              <w:rPr>
                <w:spacing w:val="-2"/>
                <w:sz w:val="19"/>
              </w:rPr>
            </w:pPr>
            <w:r w:rsidRPr="00CF7DF6">
              <w:rPr>
                <w:spacing w:val="-2"/>
                <w:sz w:val="19"/>
              </w:rPr>
              <w:t>0.021</w:t>
            </w:r>
          </w:p>
        </w:tc>
        <w:tc>
          <w:tcPr>
            <w:tcW w:w="1272" w:type="dxa"/>
            <w:vAlign w:val="bottom"/>
          </w:tcPr>
          <w:p w14:paraId="058891A2" w14:textId="40786B2D" w:rsidR="00CF7DF6" w:rsidRPr="00CF7DF6" w:rsidRDefault="00CF7DF6" w:rsidP="00CF7DF6">
            <w:pPr>
              <w:pStyle w:val="TableParagraph"/>
              <w:ind w:right="83"/>
              <w:jc w:val="center"/>
              <w:rPr>
                <w:spacing w:val="-2"/>
                <w:sz w:val="19"/>
              </w:rPr>
            </w:pPr>
            <w:r w:rsidRPr="00CF7DF6">
              <w:rPr>
                <w:spacing w:val="-2"/>
                <w:sz w:val="19"/>
              </w:rPr>
              <w:t>-0.007</w:t>
            </w:r>
          </w:p>
        </w:tc>
        <w:tc>
          <w:tcPr>
            <w:tcW w:w="1273" w:type="dxa"/>
            <w:vAlign w:val="bottom"/>
          </w:tcPr>
          <w:p w14:paraId="6347B9E8" w14:textId="340B2116" w:rsidR="00CF7DF6" w:rsidRPr="00CF7DF6" w:rsidRDefault="00CF7DF6" w:rsidP="00CF7DF6">
            <w:pPr>
              <w:pStyle w:val="TableParagraph"/>
              <w:ind w:right="83"/>
              <w:jc w:val="center"/>
              <w:rPr>
                <w:spacing w:val="-2"/>
                <w:sz w:val="19"/>
              </w:rPr>
            </w:pPr>
            <w:r w:rsidRPr="00CF7DF6">
              <w:rPr>
                <w:spacing w:val="-2"/>
                <w:sz w:val="19"/>
              </w:rPr>
              <w:t>-0.027</w:t>
            </w:r>
          </w:p>
        </w:tc>
        <w:tc>
          <w:tcPr>
            <w:tcW w:w="1054" w:type="dxa"/>
            <w:vAlign w:val="bottom"/>
          </w:tcPr>
          <w:p w14:paraId="51B3F31D" w14:textId="0585DAE1" w:rsidR="00CF7DF6" w:rsidRPr="00CF7DF6" w:rsidRDefault="00CF7DF6" w:rsidP="00CF7DF6">
            <w:pPr>
              <w:pStyle w:val="TableParagraph"/>
              <w:ind w:right="83"/>
              <w:jc w:val="center"/>
              <w:rPr>
                <w:spacing w:val="-2"/>
                <w:sz w:val="19"/>
              </w:rPr>
            </w:pPr>
            <w:r w:rsidRPr="00CF7DF6">
              <w:rPr>
                <w:spacing w:val="-2"/>
                <w:sz w:val="19"/>
              </w:rPr>
              <w:t>-0.009</w:t>
            </w:r>
          </w:p>
        </w:tc>
        <w:tc>
          <w:tcPr>
            <w:tcW w:w="1272" w:type="dxa"/>
            <w:vAlign w:val="bottom"/>
          </w:tcPr>
          <w:p w14:paraId="7F8286B5" w14:textId="2B658998" w:rsidR="00CF7DF6" w:rsidRPr="00CF7DF6" w:rsidRDefault="00CF7DF6" w:rsidP="00CF7DF6">
            <w:pPr>
              <w:pStyle w:val="TableParagraph"/>
              <w:ind w:right="83"/>
              <w:jc w:val="center"/>
              <w:rPr>
                <w:spacing w:val="-2"/>
                <w:sz w:val="19"/>
              </w:rPr>
            </w:pPr>
            <w:r w:rsidRPr="00CF7DF6">
              <w:rPr>
                <w:spacing w:val="-2"/>
                <w:sz w:val="19"/>
              </w:rPr>
              <w:t>0.001</w:t>
            </w:r>
          </w:p>
        </w:tc>
        <w:tc>
          <w:tcPr>
            <w:tcW w:w="1272" w:type="dxa"/>
            <w:vAlign w:val="bottom"/>
          </w:tcPr>
          <w:p w14:paraId="4D76D287" w14:textId="01201AFD" w:rsidR="00CF7DF6" w:rsidRPr="00CF7DF6" w:rsidRDefault="00CF7DF6" w:rsidP="00CF7DF6">
            <w:pPr>
              <w:pStyle w:val="TableParagraph"/>
              <w:ind w:right="83"/>
              <w:jc w:val="center"/>
              <w:rPr>
                <w:spacing w:val="-2"/>
                <w:sz w:val="19"/>
              </w:rPr>
            </w:pPr>
            <w:r w:rsidRPr="00CF7DF6">
              <w:rPr>
                <w:spacing w:val="-2"/>
                <w:sz w:val="19"/>
              </w:rPr>
              <w:t>0.006</w:t>
            </w:r>
          </w:p>
        </w:tc>
      </w:tr>
      <w:tr w:rsidR="00CF7DF6" w14:paraId="32353FF1" w14:textId="77777777" w:rsidTr="00814CA4">
        <w:trPr>
          <w:trHeight w:val="231"/>
          <w:jc w:val="center"/>
        </w:trPr>
        <w:tc>
          <w:tcPr>
            <w:tcW w:w="1658" w:type="dxa"/>
          </w:tcPr>
          <w:p w14:paraId="17BC5E92" w14:textId="77777777" w:rsidR="00CF7DF6" w:rsidRDefault="00CF7DF6" w:rsidP="00CF7DF6">
            <w:pPr>
              <w:pStyle w:val="TableParagraph"/>
              <w:spacing w:line="240" w:lineRule="auto"/>
              <w:rPr>
                <w:rFonts w:ascii="Times New Roman"/>
                <w:sz w:val="16"/>
              </w:rPr>
            </w:pPr>
          </w:p>
        </w:tc>
        <w:tc>
          <w:tcPr>
            <w:tcW w:w="1377" w:type="dxa"/>
          </w:tcPr>
          <w:p w14:paraId="3084C5C1" w14:textId="77777777" w:rsidR="00CF7DF6" w:rsidRDefault="00CF7DF6" w:rsidP="00CF7DF6">
            <w:pPr>
              <w:pStyle w:val="TableParagraph"/>
              <w:ind w:left="25"/>
              <w:rPr>
                <w:sz w:val="19"/>
              </w:rPr>
            </w:pPr>
            <w:r>
              <w:rPr>
                <w:i/>
                <w:spacing w:val="-5"/>
                <w:sz w:val="19"/>
              </w:rPr>
              <w:t>&gt;</w:t>
            </w:r>
            <w:r>
              <w:rPr>
                <w:spacing w:val="-5"/>
                <w:sz w:val="19"/>
              </w:rPr>
              <w:t>74</w:t>
            </w:r>
          </w:p>
        </w:tc>
        <w:tc>
          <w:tcPr>
            <w:tcW w:w="967" w:type="dxa"/>
            <w:vAlign w:val="bottom"/>
          </w:tcPr>
          <w:p w14:paraId="70A35839" w14:textId="789DF861" w:rsidR="00CF7DF6" w:rsidRPr="00CF7DF6" w:rsidRDefault="00CF7DF6" w:rsidP="00CF7DF6">
            <w:pPr>
              <w:pStyle w:val="TableParagraph"/>
              <w:ind w:right="83"/>
              <w:jc w:val="center"/>
              <w:rPr>
                <w:spacing w:val="-2"/>
                <w:sz w:val="19"/>
              </w:rPr>
            </w:pPr>
            <w:r w:rsidRPr="00CF7DF6">
              <w:rPr>
                <w:spacing w:val="-2"/>
                <w:sz w:val="19"/>
              </w:rPr>
              <w:t>0.083</w:t>
            </w:r>
          </w:p>
        </w:tc>
        <w:tc>
          <w:tcPr>
            <w:tcW w:w="1272" w:type="dxa"/>
            <w:vAlign w:val="bottom"/>
          </w:tcPr>
          <w:p w14:paraId="457C7E1D" w14:textId="668B9E1C" w:rsidR="00CF7DF6" w:rsidRPr="00CF7DF6" w:rsidRDefault="00CF7DF6" w:rsidP="00CF7DF6">
            <w:pPr>
              <w:pStyle w:val="TableParagraph"/>
              <w:ind w:right="83"/>
              <w:jc w:val="center"/>
              <w:rPr>
                <w:spacing w:val="-2"/>
                <w:sz w:val="19"/>
              </w:rPr>
            </w:pPr>
            <w:r w:rsidRPr="00CF7DF6">
              <w:rPr>
                <w:spacing w:val="-2"/>
                <w:sz w:val="19"/>
              </w:rPr>
              <w:t>-0.05</w:t>
            </w:r>
          </w:p>
        </w:tc>
        <w:tc>
          <w:tcPr>
            <w:tcW w:w="1273" w:type="dxa"/>
            <w:vAlign w:val="bottom"/>
          </w:tcPr>
          <w:p w14:paraId="53FEFEAB" w14:textId="7314BA32" w:rsidR="00CF7DF6" w:rsidRPr="00CF7DF6" w:rsidRDefault="00CF7DF6" w:rsidP="00CF7DF6">
            <w:pPr>
              <w:pStyle w:val="TableParagraph"/>
              <w:ind w:right="83"/>
              <w:jc w:val="center"/>
              <w:rPr>
                <w:spacing w:val="-2"/>
                <w:sz w:val="19"/>
              </w:rPr>
            </w:pPr>
            <w:r w:rsidRPr="00CF7DF6">
              <w:rPr>
                <w:spacing w:val="-2"/>
                <w:sz w:val="19"/>
              </w:rPr>
              <w:t>-0.126*</w:t>
            </w:r>
          </w:p>
        </w:tc>
        <w:tc>
          <w:tcPr>
            <w:tcW w:w="1054" w:type="dxa"/>
            <w:vAlign w:val="bottom"/>
          </w:tcPr>
          <w:p w14:paraId="787CC1AE" w14:textId="6A519DE5" w:rsidR="00CF7DF6" w:rsidRPr="00CF7DF6" w:rsidRDefault="00CF7DF6" w:rsidP="00CF7DF6">
            <w:pPr>
              <w:pStyle w:val="TableParagraph"/>
              <w:ind w:right="83"/>
              <w:jc w:val="center"/>
              <w:rPr>
                <w:spacing w:val="-2"/>
                <w:sz w:val="19"/>
              </w:rPr>
            </w:pPr>
            <w:r w:rsidRPr="00CF7DF6">
              <w:rPr>
                <w:spacing w:val="-2"/>
                <w:sz w:val="19"/>
              </w:rPr>
              <w:t>-0.028</w:t>
            </w:r>
          </w:p>
        </w:tc>
        <w:tc>
          <w:tcPr>
            <w:tcW w:w="1272" w:type="dxa"/>
            <w:vAlign w:val="bottom"/>
          </w:tcPr>
          <w:p w14:paraId="651F2F10" w14:textId="5F8923C6" w:rsidR="00CF7DF6" w:rsidRPr="00CF7DF6" w:rsidRDefault="00CF7DF6" w:rsidP="00CF7DF6">
            <w:pPr>
              <w:pStyle w:val="TableParagraph"/>
              <w:ind w:right="83"/>
              <w:jc w:val="center"/>
              <w:rPr>
                <w:spacing w:val="-2"/>
                <w:sz w:val="19"/>
              </w:rPr>
            </w:pPr>
            <w:r w:rsidRPr="00CF7DF6">
              <w:rPr>
                <w:spacing w:val="-2"/>
                <w:sz w:val="19"/>
              </w:rPr>
              <w:t>-0.066</w:t>
            </w:r>
          </w:p>
        </w:tc>
        <w:tc>
          <w:tcPr>
            <w:tcW w:w="1272" w:type="dxa"/>
            <w:vAlign w:val="bottom"/>
          </w:tcPr>
          <w:p w14:paraId="785D6694" w14:textId="2CB22BA1" w:rsidR="00CF7DF6" w:rsidRPr="00CF7DF6" w:rsidRDefault="00CF7DF6" w:rsidP="00CF7DF6">
            <w:pPr>
              <w:pStyle w:val="TableParagraph"/>
              <w:ind w:right="83"/>
              <w:jc w:val="center"/>
              <w:rPr>
                <w:spacing w:val="-2"/>
                <w:sz w:val="19"/>
              </w:rPr>
            </w:pPr>
            <w:r w:rsidRPr="00CF7DF6">
              <w:rPr>
                <w:spacing w:val="-2"/>
                <w:sz w:val="19"/>
              </w:rPr>
              <w:t>-0.195**</w:t>
            </w:r>
          </w:p>
        </w:tc>
      </w:tr>
      <w:tr w:rsidR="00CF7DF6" w14:paraId="484774DF" w14:textId="77777777" w:rsidTr="00814CA4">
        <w:trPr>
          <w:trHeight w:val="265"/>
          <w:jc w:val="center"/>
        </w:trPr>
        <w:tc>
          <w:tcPr>
            <w:tcW w:w="1658" w:type="dxa"/>
            <w:tcBorders>
              <w:bottom w:val="single" w:sz="4" w:space="0" w:color="000000"/>
            </w:tcBorders>
          </w:tcPr>
          <w:p w14:paraId="3FE2C3E9" w14:textId="77777777" w:rsidR="00CF7DF6" w:rsidRDefault="00CF7DF6" w:rsidP="00CF7DF6">
            <w:pPr>
              <w:pStyle w:val="TableParagraph"/>
              <w:spacing w:line="240" w:lineRule="auto"/>
              <w:rPr>
                <w:rFonts w:ascii="Times New Roman"/>
                <w:sz w:val="18"/>
              </w:rPr>
            </w:pPr>
          </w:p>
        </w:tc>
        <w:tc>
          <w:tcPr>
            <w:tcW w:w="1377" w:type="dxa"/>
            <w:tcBorders>
              <w:bottom w:val="single" w:sz="4" w:space="0" w:color="000000"/>
            </w:tcBorders>
          </w:tcPr>
          <w:p w14:paraId="7982A6CB" w14:textId="77777777" w:rsidR="00CF7DF6" w:rsidRDefault="00CF7DF6" w:rsidP="00CF7DF6">
            <w:pPr>
              <w:pStyle w:val="TableParagraph"/>
              <w:ind w:left="25"/>
              <w:rPr>
                <w:sz w:val="19"/>
              </w:rPr>
            </w:pPr>
            <w:r>
              <w:rPr>
                <w:spacing w:val="-4"/>
                <w:w w:val="90"/>
                <w:sz w:val="19"/>
              </w:rPr>
              <w:t>8888</w:t>
            </w:r>
          </w:p>
        </w:tc>
        <w:tc>
          <w:tcPr>
            <w:tcW w:w="967" w:type="dxa"/>
            <w:tcBorders>
              <w:bottom w:val="single" w:sz="4" w:space="0" w:color="000000"/>
            </w:tcBorders>
            <w:vAlign w:val="bottom"/>
          </w:tcPr>
          <w:p w14:paraId="2445C231" w14:textId="2A1C0AA4" w:rsidR="00CF7DF6" w:rsidRPr="00CF7DF6" w:rsidRDefault="00CF7DF6" w:rsidP="00CF7DF6">
            <w:pPr>
              <w:pStyle w:val="TableParagraph"/>
              <w:ind w:right="83"/>
              <w:jc w:val="center"/>
              <w:rPr>
                <w:spacing w:val="-2"/>
                <w:sz w:val="19"/>
              </w:rPr>
            </w:pPr>
            <w:r w:rsidRPr="00CF7DF6">
              <w:rPr>
                <w:spacing w:val="-2"/>
                <w:sz w:val="19"/>
              </w:rPr>
              <w:t>1.465***</w:t>
            </w:r>
          </w:p>
        </w:tc>
        <w:tc>
          <w:tcPr>
            <w:tcW w:w="1272" w:type="dxa"/>
            <w:tcBorders>
              <w:bottom w:val="single" w:sz="4" w:space="0" w:color="000000"/>
            </w:tcBorders>
            <w:vAlign w:val="bottom"/>
          </w:tcPr>
          <w:p w14:paraId="2337A2CD" w14:textId="3A754527" w:rsidR="00CF7DF6" w:rsidRPr="00CF7DF6" w:rsidRDefault="00CF7DF6" w:rsidP="00CF7DF6">
            <w:pPr>
              <w:pStyle w:val="TableParagraph"/>
              <w:ind w:right="83"/>
              <w:jc w:val="center"/>
              <w:rPr>
                <w:spacing w:val="-2"/>
                <w:sz w:val="19"/>
              </w:rPr>
            </w:pPr>
            <w:r w:rsidRPr="00CF7DF6">
              <w:rPr>
                <w:spacing w:val="-2"/>
                <w:sz w:val="19"/>
              </w:rPr>
              <w:t>0.654*</w:t>
            </w:r>
          </w:p>
        </w:tc>
        <w:tc>
          <w:tcPr>
            <w:tcW w:w="1273" w:type="dxa"/>
            <w:tcBorders>
              <w:bottom w:val="single" w:sz="4" w:space="0" w:color="000000"/>
            </w:tcBorders>
            <w:vAlign w:val="bottom"/>
          </w:tcPr>
          <w:p w14:paraId="286D5383" w14:textId="2D506980" w:rsidR="00CF7DF6" w:rsidRPr="00CF7DF6" w:rsidRDefault="00CF7DF6" w:rsidP="00CF7DF6">
            <w:pPr>
              <w:pStyle w:val="TableParagraph"/>
              <w:ind w:right="83"/>
              <w:jc w:val="center"/>
              <w:rPr>
                <w:spacing w:val="-2"/>
                <w:sz w:val="19"/>
              </w:rPr>
            </w:pPr>
            <w:r w:rsidRPr="00CF7DF6">
              <w:rPr>
                <w:spacing w:val="-2"/>
                <w:sz w:val="19"/>
              </w:rPr>
              <w:t>0.715.</w:t>
            </w:r>
          </w:p>
        </w:tc>
        <w:tc>
          <w:tcPr>
            <w:tcW w:w="1054" w:type="dxa"/>
            <w:tcBorders>
              <w:bottom w:val="single" w:sz="4" w:space="0" w:color="000000"/>
            </w:tcBorders>
            <w:vAlign w:val="bottom"/>
          </w:tcPr>
          <w:p w14:paraId="0529958C" w14:textId="002F6D4C" w:rsidR="00CF7DF6" w:rsidRPr="00CF7DF6" w:rsidRDefault="00CF7DF6" w:rsidP="00CF7DF6">
            <w:pPr>
              <w:pStyle w:val="TableParagraph"/>
              <w:ind w:right="83"/>
              <w:jc w:val="center"/>
              <w:rPr>
                <w:spacing w:val="-2"/>
                <w:sz w:val="19"/>
              </w:rPr>
            </w:pPr>
            <w:r w:rsidRPr="00CF7DF6">
              <w:rPr>
                <w:spacing w:val="-2"/>
                <w:sz w:val="19"/>
              </w:rPr>
              <w:t>0.356</w:t>
            </w:r>
          </w:p>
        </w:tc>
        <w:tc>
          <w:tcPr>
            <w:tcW w:w="1272" w:type="dxa"/>
            <w:tcBorders>
              <w:bottom w:val="single" w:sz="4" w:space="0" w:color="000000"/>
            </w:tcBorders>
            <w:vAlign w:val="bottom"/>
          </w:tcPr>
          <w:p w14:paraId="275ABDE1" w14:textId="03040CC1" w:rsidR="00CF7DF6" w:rsidRPr="00CF7DF6" w:rsidRDefault="00CF7DF6" w:rsidP="00CF7DF6">
            <w:pPr>
              <w:pStyle w:val="TableParagraph"/>
              <w:ind w:right="83"/>
              <w:jc w:val="center"/>
              <w:rPr>
                <w:spacing w:val="-2"/>
                <w:sz w:val="19"/>
              </w:rPr>
            </w:pPr>
            <w:r w:rsidRPr="00CF7DF6">
              <w:rPr>
                <w:spacing w:val="-2"/>
                <w:sz w:val="19"/>
              </w:rPr>
              <w:t>3.187**</w:t>
            </w:r>
          </w:p>
        </w:tc>
        <w:tc>
          <w:tcPr>
            <w:tcW w:w="1272" w:type="dxa"/>
            <w:tcBorders>
              <w:bottom w:val="single" w:sz="4" w:space="0" w:color="000000"/>
            </w:tcBorders>
            <w:vAlign w:val="bottom"/>
          </w:tcPr>
          <w:p w14:paraId="5F33260C" w14:textId="7336A070" w:rsidR="00CF7DF6" w:rsidRPr="00CF7DF6" w:rsidRDefault="00CF7DF6" w:rsidP="00CF7DF6">
            <w:pPr>
              <w:pStyle w:val="TableParagraph"/>
              <w:ind w:right="83"/>
              <w:jc w:val="center"/>
              <w:rPr>
                <w:spacing w:val="-2"/>
                <w:sz w:val="19"/>
              </w:rPr>
            </w:pPr>
            <w:r w:rsidRPr="00CF7DF6">
              <w:rPr>
                <w:spacing w:val="-2"/>
                <w:sz w:val="19"/>
              </w:rPr>
              <w:t>0.745</w:t>
            </w:r>
          </w:p>
        </w:tc>
      </w:tr>
      <w:tr w:rsidR="008B5F89" w14:paraId="1E550A2B" w14:textId="77777777" w:rsidTr="00234B94">
        <w:trPr>
          <w:trHeight w:val="316"/>
          <w:jc w:val="center"/>
        </w:trPr>
        <w:tc>
          <w:tcPr>
            <w:tcW w:w="1658" w:type="dxa"/>
            <w:tcBorders>
              <w:top w:val="single" w:sz="4" w:space="0" w:color="000000"/>
              <w:bottom w:val="single" w:sz="4" w:space="0" w:color="000000"/>
            </w:tcBorders>
          </w:tcPr>
          <w:p w14:paraId="785B7908" w14:textId="77777777" w:rsidR="008B5F89" w:rsidRDefault="008B5F89" w:rsidP="008B5F89">
            <w:pPr>
              <w:pStyle w:val="TableParagraph"/>
              <w:spacing w:before="40" w:line="240" w:lineRule="auto"/>
              <w:ind w:left="95"/>
              <w:rPr>
                <w:sz w:val="19"/>
              </w:rPr>
            </w:pPr>
            <w:r>
              <w:rPr>
                <w:sz w:val="19"/>
              </w:rPr>
              <w:t>Minority</w:t>
            </w:r>
            <w:r>
              <w:rPr>
                <w:spacing w:val="-3"/>
                <w:sz w:val="19"/>
              </w:rPr>
              <w:t xml:space="preserve"> </w:t>
            </w:r>
            <w:r>
              <w:rPr>
                <w:sz w:val="19"/>
              </w:rPr>
              <w:t>Pop.</w:t>
            </w:r>
            <w:r>
              <w:rPr>
                <w:spacing w:val="12"/>
                <w:sz w:val="19"/>
              </w:rPr>
              <w:t xml:space="preserve"> </w:t>
            </w:r>
            <w:r>
              <w:rPr>
                <w:spacing w:val="-5"/>
                <w:sz w:val="19"/>
              </w:rPr>
              <w:t>(%)</w:t>
            </w:r>
          </w:p>
        </w:tc>
        <w:tc>
          <w:tcPr>
            <w:tcW w:w="1377" w:type="dxa"/>
            <w:tcBorders>
              <w:top w:val="single" w:sz="4" w:space="0" w:color="000000"/>
              <w:bottom w:val="single" w:sz="4" w:space="0" w:color="000000"/>
            </w:tcBorders>
          </w:tcPr>
          <w:p w14:paraId="683F28EE" w14:textId="77777777" w:rsidR="008B5F89" w:rsidRDefault="008B5F89" w:rsidP="008B5F89">
            <w:pPr>
              <w:pStyle w:val="TableParagraph"/>
              <w:spacing w:line="240" w:lineRule="auto"/>
              <w:rPr>
                <w:rFonts w:ascii="Times New Roman"/>
                <w:sz w:val="18"/>
              </w:rPr>
            </w:pPr>
          </w:p>
        </w:tc>
        <w:tc>
          <w:tcPr>
            <w:tcW w:w="967" w:type="dxa"/>
            <w:tcBorders>
              <w:top w:val="single" w:sz="4" w:space="0" w:color="000000"/>
              <w:bottom w:val="single" w:sz="4" w:space="0" w:color="000000"/>
            </w:tcBorders>
            <w:vAlign w:val="bottom"/>
          </w:tcPr>
          <w:p w14:paraId="5A122A92" w14:textId="0A1B78CC" w:rsidR="008B5F89" w:rsidRPr="008B5F89" w:rsidRDefault="008B5F89" w:rsidP="008B5F89">
            <w:pPr>
              <w:pStyle w:val="TableParagraph"/>
              <w:ind w:right="83"/>
              <w:jc w:val="center"/>
              <w:rPr>
                <w:spacing w:val="-2"/>
                <w:sz w:val="19"/>
              </w:rPr>
            </w:pPr>
            <w:r w:rsidRPr="008B5F89">
              <w:rPr>
                <w:spacing w:val="-2"/>
                <w:sz w:val="19"/>
              </w:rPr>
              <w:t>0.003***</w:t>
            </w:r>
          </w:p>
        </w:tc>
        <w:tc>
          <w:tcPr>
            <w:tcW w:w="1272" w:type="dxa"/>
            <w:tcBorders>
              <w:top w:val="single" w:sz="4" w:space="0" w:color="000000"/>
              <w:bottom w:val="single" w:sz="4" w:space="0" w:color="000000"/>
            </w:tcBorders>
            <w:vAlign w:val="bottom"/>
          </w:tcPr>
          <w:p w14:paraId="05F80367" w14:textId="232BED39" w:rsidR="008B5F89" w:rsidRPr="008B5F89" w:rsidRDefault="008B5F89" w:rsidP="008B5F89">
            <w:pPr>
              <w:pStyle w:val="TableParagraph"/>
              <w:ind w:right="83"/>
              <w:jc w:val="center"/>
              <w:rPr>
                <w:spacing w:val="-2"/>
                <w:sz w:val="19"/>
              </w:rPr>
            </w:pPr>
            <w:r w:rsidRPr="008B5F89">
              <w:rPr>
                <w:spacing w:val="-2"/>
                <w:sz w:val="19"/>
              </w:rPr>
              <w:t>0.004***</w:t>
            </w:r>
          </w:p>
        </w:tc>
        <w:tc>
          <w:tcPr>
            <w:tcW w:w="1273" w:type="dxa"/>
            <w:tcBorders>
              <w:top w:val="single" w:sz="4" w:space="0" w:color="000000"/>
              <w:bottom w:val="single" w:sz="4" w:space="0" w:color="000000"/>
            </w:tcBorders>
            <w:vAlign w:val="bottom"/>
          </w:tcPr>
          <w:p w14:paraId="16A72A29" w14:textId="774779D0" w:rsidR="008B5F89" w:rsidRPr="008B5F89" w:rsidRDefault="008B5F89" w:rsidP="008B5F89">
            <w:pPr>
              <w:pStyle w:val="TableParagraph"/>
              <w:ind w:right="83"/>
              <w:jc w:val="center"/>
              <w:rPr>
                <w:spacing w:val="-2"/>
                <w:sz w:val="19"/>
              </w:rPr>
            </w:pPr>
            <w:r w:rsidRPr="008B5F89">
              <w:rPr>
                <w:spacing w:val="-2"/>
                <w:sz w:val="19"/>
              </w:rPr>
              <w:t>0.003***</w:t>
            </w:r>
          </w:p>
        </w:tc>
        <w:tc>
          <w:tcPr>
            <w:tcW w:w="1054" w:type="dxa"/>
            <w:tcBorders>
              <w:top w:val="single" w:sz="4" w:space="0" w:color="000000"/>
              <w:bottom w:val="single" w:sz="4" w:space="0" w:color="000000"/>
            </w:tcBorders>
            <w:vAlign w:val="bottom"/>
          </w:tcPr>
          <w:p w14:paraId="26093306" w14:textId="395BA459" w:rsidR="008B5F89" w:rsidRPr="008B5F89" w:rsidRDefault="008B5F89" w:rsidP="008B5F89">
            <w:pPr>
              <w:pStyle w:val="TableParagraph"/>
              <w:ind w:right="83"/>
              <w:jc w:val="center"/>
              <w:rPr>
                <w:spacing w:val="-2"/>
                <w:sz w:val="19"/>
              </w:rPr>
            </w:pPr>
            <w:r w:rsidRPr="008B5F89">
              <w:rPr>
                <w:spacing w:val="-2"/>
                <w:sz w:val="19"/>
              </w:rPr>
              <w:t>0.002***</w:t>
            </w:r>
          </w:p>
        </w:tc>
        <w:tc>
          <w:tcPr>
            <w:tcW w:w="1272" w:type="dxa"/>
            <w:tcBorders>
              <w:top w:val="single" w:sz="4" w:space="0" w:color="000000"/>
              <w:bottom w:val="single" w:sz="4" w:space="0" w:color="000000"/>
            </w:tcBorders>
            <w:vAlign w:val="bottom"/>
          </w:tcPr>
          <w:p w14:paraId="49F735A3" w14:textId="655F6AE7" w:rsidR="008B5F89" w:rsidRPr="008B5F89" w:rsidRDefault="008B5F89" w:rsidP="008B5F89">
            <w:pPr>
              <w:pStyle w:val="TableParagraph"/>
              <w:ind w:right="83"/>
              <w:jc w:val="center"/>
              <w:rPr>
                <w:spacing w:val="-2"/>
                <w:sz w:val="19"/>
              </w:rPr>
            </w:pPr>
            <w:r w:rsidRPr="008B5F89">
              <w:rPr>
                <w:spacing w:val="-2"/>
                <w:sz w:val="19"/>
              </w:rPr>
              <w:t>0.002***</w:t>
            </w:r>
          </w:p>
        </w:tc>
        <w:tc>
          <w:tcPr>
            <w:tcW w:w="1272" w:type="dxa"/>
            <w:tcBorders>
              <w:top w:val="single" w:sz="4" w:space="0" w:color="000000"/>
              <w:bottom w:val="single" w:sz="4" w:space="0" w:color="000000"/>
            </w:tcBorders>
            <w:vAlign w:val="bottom"/>
          </w:tcPr>
          <w:p w14:paraId="2BD17A7E" w14:textId="289CDDDD" w:rsidR="008B5F89" w:rsidRPr="008B5F89" w:rsidRDefault="008B5F89" w:rsidP="008B5F89">
            <w:pPr>
              <w:pStyle w:val="TableParagraph"/>
              <w:ind w:right="83"/>
              <w:jc w:val="center"/>
              <w:rPr>
                <w:spacing w:val="-2"/>
                <w:sz w:val="19"/>
              </w:rPr>
            </w:pPr>
            <w:r w:rsidRPr="008B5F89">
              <w:rPr>
                <w:spacing w:val="-2"/>
                <w:sz w:val="19"/>
              </w:rPr>
              <w:t>0.002***</w:t>
            </w:r>
          </w:p>
        </w:tc>
      </w:tr>
      <w:tr w:rsidR="00DA620F" w14:paraId="4CBB7477" w14:textId="77777777" w:rsidTr="00D91128">
        <w:trPr>
          <w:trHeight w:val="282"/>
          <w:jc w:val="center"/>
        </w:trPr>
        <w:tc>
          <w:tcPr>
            <w:tcW w:w="1658" w:type="dxa"/>
            <w:tcBorders>
              <w:top w:val="single" w:sz="4" w:space="0" w:color="000000"/>
            </w:tcBorders>
          </w:tcPr>
          <w:p w14:paraId="3F73D7A8" w14:textId="77777777" w:rsidR="00DA620F" w:rsidRDefault="00DA620F" w:rsidP="00DA620F">
            <w:pPr>
              <w:pStyle w:val="TableParagraph"/>
              <w:spacing w:before="40" w:line="240" w:lineRule="auto"/>
              <w:ind w:left="95"/>
              <w:rPr>
                <w:sz w:val="19"/>
              </w:rPr>
            </w:pPr>
            <w:r>
              <w:rPr>
                <w:spacing w:val="-5"/>
                <w:sz w:val="19"/>
              </w:rPr>
              <w:t>Sex</w:t>
            </w:r>
          </w:p>
        </w:tc>
        <w:tc>
          <w:tcPr>
            <w:tcW w:w="1377" w:type="dxa"/>
            <w:tcBorders>
              <w:top w:val="single" w:sz="4" w:space="0" w:color="000000"/>
            </w:tcBorders>
          </w:tcPr>
          <w:p w14:paraId="5A251F2C" w14:textId="77777777" w:rsidR="00DA620F" w:rsidRDefault="00DA620F" w:rsidP="00DA620F">
            <w:pPr>
              <w:pStyle w:val="TableParagraph"/>
              <w:spacing w:before="40" w:line="240" w:lineRule="auto"/>
              <w:ind w:left="25"/>
              <w:rPr>
                <w:sz w:val="19"/>
              </w:rPr>
            </w:pPr>
            <w:r>
              <w:rPr>
                <w:spacing w:val="-2"/>
                <w:sz w:val="19"/>
              </w:rPr>
              <w:t>Female</w:t>
            </w:r>
          </w:p>
        </w:tc>
        <w:tc>
          <w:tcPr>
            <w:tcW w:w="967" w:type="dxa"/>
            <w:tcBorders>
              <w:top w:val="single" w:sz="4" w:space="0" w:color="000000"/>
            </w:tcBorders>
            <w:vAlign w:val="bottom"/>
          </w:tcPr>
          <w:p w14:paraId="5D29BE56" w14:textId="0641D8C6" w:rsidR="00DA620F" w:rsidRPr="00DA620F" w:rsidRDefault="00DA620F" w:rsidP="00DA620F">
            <w:pPr>
              <w:pStyle w:val="TableParagraph"/>
              <w:ind w:right="83"/>
              <w:jc w:val="center"/>
              <w:rPr>
                <w:spacing w:val="-2"/>
                <w:sz w:val="19"/>
              </w:rPr>
            </w:pPr>
            <w:r w:rsidRPr="00DA620F">
              <w:rPr>
                <w:spacing w:val="-2"/>
                <w:sz w:val="19"/>
              </w:rPr>
              <w:t>0.157.</w:t>
            </w:r>
          </w:p>
        </w:tc>
        <w:tc>
          <w:tcPr>
            <w:tcW w:w="1272" w:type="dxa"/>
            <w:tcBorders>
              <w:top w:val="single" w:sz="4" w:space="0" w:color="000000"/>
            </w:tcBorders>
            <w:vAlign w:val="bottom"/>
          </w:tcPr>
          <w:p w14:paraId="2577E3E7" w14:textId="6EF9C2A7" w:rsidR="00DA620F" w:rsidRPr="00DA620F" w:rsidRDefault="00DA620F" w:rsidP="00DA620F">
            <w:pPr>
              <w:pStyle w:val="TableParagraph"/>
              <w:ind w:right="83"/>
              <w:jc w:val="center"/>
              <w:rPr>
                <w:spacing w:val="-2"/>
                <w:sz w:val="19"/>
              </w:rPr>
            </w:pPr>
            <w:r w:rsidRPr="00DA620F">
              <w:rPr>
                <w:spacing w:val="-2"/>
                <w:sz w:val="19"/>
              </w:rPr>
              <w:t>0.267***</w:t>
            </w:r>
          </w:p>
        </w:tc>
        <w:tc>
          <w:tcPr>
            <w:tcW w:w="1273" w:type="dxa"/>
            <w:tcBorders>
              <w:top w:val="single" w:sz="4" w:space="0" w:color="000000"/>
            </w:tcBorders>
            <w:vAlign w:val="bottom"/>
          </w:tcPr>
          <w:p w14:paraId="036ED5A9" w14:textId="5FB1AE24" w:rsidR="00DA620F" w:rsidRPr="00DA620F" w:rsidRDefault="00DA620F" w:rsidP="00DA620F">
            <w:pPr>
              <w:pStyle w:val="TableParagraph"/>
              <w:ind w:right="83"/>
              <w:jc w:val="center"/>
              <w:rPr>
                <w:spacing w:val="-2"/>
                <w:sz w:val="19"/>
              </w:rPr>
            </w:pPr>
            <w:r w:rsidRPr="00DA620F">
              <w:rPr>
                <w:spacing w:val="-2"/>
                <w:sz w:val="19"/>
              </w:rPr>
              <w:t>0.09</w:t>
            </w:r>
          </w:p>
        </w:tc>
        <w:tc>
          <w:tcPr>
            <w:tcW w:w="1054" w:type="dxa"/>
            <w:tcBorders>
              <w:top w:val="single" w:sz="4" w:space="0" w:color="000000"/>
            </w:tcBorders>
            <w:vAlign w:val="bottom"/>
          </w:tcPr>
          <w:p w14:paraId="4E076579" w14:textId="4AD08C74" w:rsidR="00DA620F" w:rsidRPr="00DA620F" w:rsidRDefault="00DA620F" w:rsidP="00DA620F">
            <w:pPr>
              <w:pStyle w:val="TableParagraph"/>
              <w:ind w:right="83"/>
              <w:jc w:val="center"/>
              <w:rPr>
                <w:spacing w:val="-2"/>
                <w:sz w:val="19"/>
              </w:rPr>
            </w:pPr>
            <w:r w:rsidRPr="00DA620F">
              <w:rPr>
                <w:spacing w:val="-2"/>
                <w:sz w:val="19"/>
              </w:rPr>
              <w:t>0.171**</w:t>
            </w:r>
          </w:p>
        </w:tc>
        <w:tc>
          <w:tcPr>
            <w:tcW w:w="1272" w:type="dxa"/>
            <w:tcBorders>
              <w:top w:val="single" w:sz="4" w:space="0" w:color="000000"/>
            </w:tcBorders>
            <w:vAlign w:val="bottom"/>
          </w:tcPr>
          <w:p w14:paraId="0CCCABD3" w14:textId="1A910F4A" w:rsidR="00DA620F" w:rsidRPr="00DA620F" w:rsidRDefault="00DA620F" w:rsidP="00DA620F">
            <w:pPr>
              <w:pStyle w:val="TableParagraph"/>
              <w:ind w:right="83"/>
              <w:jc w:val="center"/>
              <w:rPr>
                <w:spacing w:val="-2"/>
                <w:sz w:val="19"/>
              </w:rPr>
            </w:pPr>
            <w:r w:rsidRPr="00DA620F">
              <w:rPr>
                <w:spacing w:val="-2"/>
                <w:sz w:val="19"/>
              </w:rPr>
              <w:t>0.202**</w:t>
            </w:r>
          </w:p>
        </w:tc>
        <w:tc>
          <w:tcPr>
            <w:tcW w:w="1272" w:type="dxa"/>
            <w:tcBorders>
              <w:top w:val="single" w:sz="4" w:space="0" w:color="000000"/>
            </w:tcBorders>
            <w:vAlign w:val="bottom"/>
          </w:tcPr>
          <w:p w14:paraId="22E88177" w14:textId="2292A2FD" w:rsidR="00DA620F" w:rsidRPr="00DA620F" w:rsidRDefault="00DA620F" w:rsidP="00DA620F">
            <w:pPr>
              <w:pStyle w:val="TableParagraph"/>
              <w:ind w:right="83"/>
              <w:jc w:val="center"/>
              <w:rPr>
                <w:spacing w:val="-2"/>
                <w:sz w:val="19"/>
              </w:rPr>
            </w:pPr>
            <w:r w:rsidRPr="00DA620F">
              <w:rPr>
                <w:spacing w:val="-2"/>
                <w:sz w:val="19"/>
              </w:rPr>
              <w:t>0.111.</w:t>
            </w:r>
          </w:p>
        </w:tc>
      </w:tr>
      <w:tr w:rsidR="00DA620F" w14:paraId="75ADCFB5" w14:textId="77777777" w:rsidTr="00D91128">
        <w:trPr>
          <w:trHeight w:val="231"/>
          <w:jc w:val="center"/>
        </w:trPr>
        <w:tc>
          <w:tcPr>
            <w:tcW w:w="1658" w:type="dxa"/>
          </w:tcPr>
          <w:p w14:paraId="4E6FE8F3" w14:textId="77777777" w:rsidR="00DA620F" w:rsidRDefault="00DA620F" w:rsidP="00DA620F">
            <w:pPr>
              <w:pStyle w:val="TableParagraph"/>
              <w:spacing w:line="240" w:lineRule="auto"/>
              <w:rPr>
                <w:rFonts w:ascii="Times New Roman"/>
                <w:sz w:val="16"/>
              </w:rPr>
            </w:pPr>
          </w:p>
        </w:tc>
        <w:tc>
          <w:tcPr>
            <w:tcW w:w="1377" w:type="dxa"/>
          </w:tcPr>
          <w:p w14:paraId="36488573" w14:textId="77777777" w:rsidR="00DA620F" w:rsidRDefault="00DA620F" w:rsidP="00DA620F">
            <w:pPr>
              <w:pStyle w:val="TableParagraph"/>
              <w:ind w:left="25"/>
              <w:rPr>
                <w:sz w:val="19"/>
              </w:rPr>
            </w:pPr>
            <w:r>
              <w:rPr>
                <w:spacing w:val="-4"/>
                <w:sz w:val="19"/>
              </w:rPr>
              <w:t>Male</w:t>
            </w:r>
          </w:p>
        </w:tc>
        <w:tc>
          <w:tcPr>
            <w:tcW w:w="967" w:type="dxa"/>
            <w:vAlign w:val="bottom"/>
          </w:tcPr>
          <w:p w14:paraId="17345815" w14:textId="4756824E" w:rsidR="00DA620F" w:rsidRPr="00DA620F" w:rsidRDefault="00DA620F" w:rsidP="00DA620F">
            <w:pPr>
              <w:pStyle w:val="TableParagraph"/>
              <w:ind w:right="83"/>
              <w:jc w:val="center"/>
              <w:rPr>
                <w:spacing w:val="-2"/>
                <w:sz w:val="19"/>
              </w:rPr>
            </w:pPr>
            <w:r w:rsidRPr="00DA620F">
              <w:rPr>
                <w:spacing w:val="-2"/>
                <w:sz w:val="19"/>
              </w:rPr>
              <w:t>0.239**</w:t>
            </w:r>
          </w:p>
        </w:tc>
        <w:tc>
          <w:tcPr>
            <w:tcW w:w="1272" w:type="dxa"/>
            <w:vAlign w:val="bottom"/>
          </w:tcPr>
          <w:p w14:paraId="4E23E629" w14:textId="77233B39" w:rsidR="00DA620F" w:rsidRPr="00DA620F" w:rsidRDefault="00DA620F" w:rsidP="00DA620F">
            <w:pPr>
              <w:pStyle w:val="TableParagraph"/>
              <w:ind w:right="83"/>
              <w:jc w:val="center"/>
              <w:rPr>
                <w:spacing w:val="-2"/>
                <w:sz w:val="19"/>
              </w:rPr>
            </w:pPr>
            <w:r w:rsidRPr="00DA620F">
              <w:rPr>
                <w:spacing w:val="-2"/>
                <w:sz w:val="19"/>
              </w:rPr>
              <w:t>0.331***</w:t>
            </w:r>
          </w:p>
        </w:tc>
        <w:tc>
          <w:tcPr>
            <w:tcW w:w="1273" w:type="dxa"/>
            <w:vAlign w:val="bottom"/>
          </w:tcPr>
          <w:p w14:paraId="52418624" w14:textId="34E58658" w:rsidR="00DA620F" w:rsidRPr="00DA620F" w:rsidRDefault="00DA620F" w:rsidP="00DA620F">
            <w:pPr>
              <w:pStyle w:val="TableParagraph"/>
              <w:ind w:right="83"/>
              <w:jc w:val="center"/>
              <w:rPr>
                <w:spacing w:val="-2"/>
                <w:sz w:val="19"/>
              </w:rPr>
            </w:pPr>
            <w:r w:rsidRPr="00DA620F">
              <w:rPr>
                <w:spacing w:val="-2"/>
                <w:sz w:val="19"/>
              </w:rPr>
              <w:t>0.211**</w:t>
            </w:r>
          </w:p>
        </w:tc>
        <w:tc>
          <w:tcPr>
            <w:tcW w:w="1054" w:type="dxa"/>
            <w:vAlign w:val="bottom"/>
          </w:tcPr>
          <w:p w14:paraId="36C3E55A" w14:textId="44A5CE32" w:rsidR="00DA620F" w:rsidRPr="00DA620F" w:rsidRDefault="00DA620F" w:rsidP="00DA620F">
            <w:pPr>
              <w:pStyle w:val="TableParagraph"/>
              <w:ind w:right="83"/>
              <w:jc w:val="center"/>
              <w:rPr>
                <w:spacing w:val="-2"/>
                <w:sz w:val="19"/>
              </w:rPr>
            </w:pPr>
            <w:r w:rsidRPr="00DA620F">
              <w:rPr>
                <w:spacing w:val="-2"/>
                <w:sz w:val="19"/>
              </w:rPr>
              <w:t>0.25***</w:t>
            </w:r>
          </w:p>
        </w:tc>
        <w:tc>
          <w:tcPr>
            <w:tcW w:w="1272" w:type="dxa"/>
            <w:vAlign w:val="bottom"/>
          </w:tcPr>
          <w:p w14:paraId="1442721C" w14:textId="74F9EE3C" w:rsidR="00DA620F" w:rsidRPr="00DA620F" w:rsidRDefault="00DA620F" w:rsidP="00DA620F">
            <w:pPr>
              <w:pStyle w:val="TableParagraph"/>
              <w:ind w:right="83"/>
              <w:jc w:val="center"/>
              <w:rPr>
                <w:spacing w:val="-2"/>
                <w:sz w:val="19"/>
              </w:rPr>
            </w:pPr>
            <w:r w:rsidRPr="00DA620F">
              <w:rPr>
                <w:spacing w:val="-2"/>
                <w:sz w:val="19"/>
              </w:rPr>
              <w:t>0.265***</w:t>
            </w:r>
          </w:p>
        </w:tc>
        <w:tc>
          <w:tcPr>
            <w:tcW w:w="1272" w:type="dxa"/>
            <w:vAlign w:val="bottom"/>
          </w:tcPr>
          <w:p w14:paraId="5420496D" w14:textId="232BE722" w:rsidR="00DA620F" w:rsidRPr="00DA620F" w:rsidRDefault="00DA620F" w:rsidP="00DA620F">
            <w:pPr>
              <w:pStyle w:val="TableParagraph"/>
              <w:ind w:right="83"/>
              <w:jc w:val="center"/>
              <w:rPr>
                <w:spacing w:val="-2"/>
                <w:sz w:val="19"/>
              </w:rPr>
            </w:pPr>
            <w:r w:rsidRPr="00DA620F">
              <w:rPr>
                <w:spacing w:val="-2"/>
                <w:sz w:val="19"/>
              </w:rPr>
              <w:t>0.196**</w:t>
            </w:r>
          </w:p>
        </w:tc>
      </w:tr>
      <w:tr w:rsidR="00DA620F" w14:paraId="460A9715" w14:textId="77777777" w:rsidTr="00D91128">
        <w:trPr>
          <w:trHeight w:val="265"/>
          <w:jc w:val="center"/>
        </w:trPr>
        <w:tc>
          <w:tcPr>
            <w:tcW w:w="1658" w:type="dxa"/>
            <w:tcBorders>
              <w:bottom w:val="single" w:sz="4" w:space="0" w:color="000000"/>
            </w:tcBorders>
          </w:tcPr>
          <w:p w14:paraId="28064F49" w14:textId="77777777" w:rsidR="00DA620F" w:rsidRDefault="00DA620F" w:rsidP="00DA620F">
            <w:pPr>
              <w:pStyle w:val="TableParagraph"/>
              <w:spacing w:line="240" w:lineRule="auto"/>
              <w:rPr>
                <w:rFonts w:ascii="Times New Roman"/>
                <w:sz w:val="18"/>
              </w:rPr>
            </w:pPr>
          </w:p>
        </w:tc>
        <w:tc>
          <w:tcPr>
            <w:tcW w:w="1377" w:type="dxa"/>
            <w:tcBorders>
              <w:bottom w:val="single" w:sz="4" w:space="0" w:color="000000"/>
            </w:tcBorders>
          </w:tcPr>
          <w:p w14:paraId="151C792A" w14:textId="77777777" w:rsidR="00DA620F" w:rsidRDefault="00DA620F" w:rsidP="00DA620F">
            <w:pPr>
              <w:pStyle w:val="TableParagraph"/>
              <w:ind w:left="25"/>
              <w:rPr>
                <w:sz w:val="19"/>
              </w:rPr>
            </w:pPr>
            <w:r>
              <w:rPr>
                <w:sz w:val="19"/>
              </w:rPr>
              <w:t>Not</w:t>
            </w:r>
            <w:r>
              <w:rPr>
                <w:spacing w:val="6"/>
                <w:sz w:val="19"/>
              </w:rPr>
              <w:t xml:space="preserve"> </w:t>
            </w:r>
            <w:r>
              <w:rPr>
                <w:spacing w:val="-2"/>
                <w:sz w:val="19"/>
              </w:rPr>
              <w:t>Available</w:t>
            </w:r>
          </w:p>
        </w:tc>
        <w:tc>
          <w:tcPr>
            <w:tcW w:w="967" w:type="dxa"/>
            <w:tcBorders>
              <w:bottom w:val="single" w:sz="4" w:space="0" w:color="000000"/>
            </w:tcBorders>
            <w:vAlign w:val="bottom"/>
          </w:tcPr>
          <w:p w14:paraId="00610B57" w14:textId="779A3439" w:rsidR="00DA620F" w:rsidRPr="00DA620F" w:rsidRDefault="00DA620F" w:rsidP="00DA620F">
            <w:pPr>
              <w:pStyle w:val="TableParagraph"/>
              <w:ind w:right="83"/>
              <w:jc w:val="center"/>
              <w:rPr>
                <w:spacing w:val="-2"/>
                <w:sz w:val="19"/>
              </w:rPr>
            </w:pPr>
            <w:r w:rsidRPr="00DA620F">
              <w:rPr>
                <w:spacing w:val="-2"/>
                <w:sz w:val="19"/>
              </w:rPr>
              <w:t>0.441***</w:t>
            </w:r>
          </w:p>
        </w:tc>
        <w:tc>
          <w:tcPr>
            <w:tcW w:w="1272" w:type="dxa"/>
            <w:tcBorders>
              <w:bottom w:val="single" w:sz="4" w:space="0" w:color="000000"/>
            </w:tcBorders>
            <w:vAlign w:val="bottom"/>
          </w:tcPr>
          <w:p w14:paraId="25FCBC3C" w14:textId="311B10A3" w:rsidR="00DA620F" w:rsidRPr="00DA620F" w:rsidRDefault="00DA620F" w:rsidP="00DA620F">
            <w:pPr>
              <w:pStyle w:val="TableParagraph"/>
              <w:ind w:right="83"/>
              <w:jc w:val="center"/>
              <w:rPr>
                <w:spacing w:val="-2"/>
                <w:sz w:val="19"/>
              </w:rPr>
            </w:pPr>
            <w:r w:rsidRPr="00DA620F">
              <w:rPr>
                <w:spacing w:val="-2"/>
                <w:sz w:val="19"/>
              </w:rPr>
              <w:t>0.438***</w:t>
            </w:r>
          </w:p>
        </w:tc>
        <w:tc>
          <w:tcPr>
            <w:tcW w:w="1273" w:type="dxa"/>
            <w:tcBorders>
              <w:bottom w:val="single" w:sz="4" w:space="0" w:color="000000"/>
            </w:tcBorders>
            <w:vAlign w:val="bottom"/>
          </w:tcPr>
          <w:p w14:paraId="6BCE030B" w14:textId="76DD60A8" w:rsidR="00DA620F" w:rsidRPr="00DA620F" w:rsidRDefault="00DA620F" w:rsidP="00DA620F">
            <w:pPr>
              <w:pStyle w:val="TableParagraph"/>
              <w:ind w:right="83"/>
              <w:jc w:val="center"/>
              <w:rPr>
                <w:spacing w:val="-2"/>
                <w:sz w:val="19"/>
              </w:rPr>
            </w:pPr>
            <w:r w:rsidRPr="00DA620F">
              <w:rPr>
                <w:spacing w:val="-2"/>
                <w:sz w:val="19"/>
              </w:rPr>
              <w:t>0.658***</w:t>
            </w:r>
          </w:p>
        </w:tc>
        <w:tc>
          <w:tcPr>
            <w:tcW w:w="1054" w:type="dxa"/>
            <w:tcBorders>
              <w:bottom w:val="single" w:sz="4" w:space="0" w:color="000000"/>
            </w:tcBorders>
            <w:vAlign w:val="bottom"/>
          </w:tcPr>
          <w:p w14:paraId="59579C87" w14:textId="027B74C7" w:rsidR="00DA620F" w:rsidRPr="00DA620F" w:rsidRDefault="00DA620F" w:rsidP="00DA620F">
            <w:pPr>
              <w:pStyle w:val="TableParagraph"/>
              <w:ind w:right="83"/>
              <w:jc w:val="center"/>
              <w:rPr>
                <w:spacing w:val="-2"/>
                <w:sz w:val="19"/>
              </w:rPr>
            </w:pPr>
            <w:r w:rsidRPr="00DA620F">
              <w:rPr>
                <w:spacing w:val="-2"/>
                <w:sz w:val="19"/>
              </w:rPr>
              <w:t>0.704***</w:t>
            </w:r>
          </w:p>
        </w:tc>
        <w:tc>
          <w:tcPr>
            <w:tcW w:w="1272" w:type="dxa"/>
            <w:tcBorders>
              <w:bottom w:val="single" w:sz="4" w:space="0" w:color="000000"/>
            </w:tcBorders>
            <w:vAlign w:val="bottom"/>
          </w:tcPr>
          <w:p w14:paraId="111CD7AA" w14:textId="6C65A251" w:rsidR="00DA620F" w:rsidRPr="00DA620F" w:rsidRDefault="00DA620F" w:rsidP="00DA620F">
            <w:pPr>
              <w:pStyle w:val="TableParagraph"/>
              <w:ind w:right="83"/>
              <w:jc w:val="center"/>
              <w:rPr>
                <w:spacing w:val="-2"/>
                <w:sz w:val="19"/>
              </w:rPr>
            </w:pPr>
            <w:r w:rsidRPr="00DA620F">
              <w:rPr>
                <w:spacing w:val="-2"/>
                <w:sz w:val="19"/>
              </w:rPr>
              <w:t>0.417***</w:t>
            </w:r>
          </w:p>
        </w:tc>
        <w:tc>
          <w:tcPr>
            <w:tcW w:w="1272" w:type="dxa"/>
            <w:tcBorders>
              <w:bottom w:val="single" w:sz="4" w:space="0" w:color="000000"/>
            </w:tcBorders>
            <w:vAlign w:val="bottom"/>
          </w:tcPr>
          <w:p w14:paraId="1A8A4876" w14:textId="2EC8334B" w:rsidR="00DA620F" w:rsidRPr="00DA620F" w:rsidRDefault="00DA620F" w:rsidP="00DA620F">
            <w:pPr>
              <w:pStyle w:val="TableParagraph"/>
              <w:ind w:right="83"/>
              <w:jc w:val="center"/>
              <w:rPr>
                <w:spacing w:val="-2"/>
                <w:sz w:val="19"/>
              </w:rPr>
            </w:pPr>
            <w:r w:rsidRPr="00DA620F">
              <w:rPr>
                <w:spacing w:val="-2"/>
                <w:sz w:val="19"/>
              </w:rPr>
              <w:t>0.535***</w:t>
            </w:r>
          </w:p>
        </w:tc>
      </w:tr>
      <w:tr w:rsidR="005150A9" w14:paraId="3F25EA8A" w14:textId="77777777" w:rsidTr="000B7186">
        <w:trPr>
          <w:trHeight w:val="282"/>
          <w:jc w:val="center"/>
        </w:trPr>
        <w:tc>
          <w:tcPr>
            <w:tcW w:w="1658" w:type="dxa"/>
            <w:tcBorders>
              <w:top w:val="single" w:sz="4" w:space="0" w:color="000000"/>
            </w:tcBorders>
          </w:tcPr>
          <w:p w14:paraId="1F52CDA8" w14:textId="77777777" w:rsidR="005150A9" w:rsidRDefault="005150A9" w:rsidP="005150A9">
            <w:pPr>
              <w:pStyle w:val="TableParagraph"/>
              <w:spacing w:before="40" w:line="240" w:lineRule="auto"/>
              <w:ind w:left="95"/>
              <w:rPr>
                <w:sz w:val="19"/>
              </w:rPr>
            </w:pPr>
            <w:r>
              <w:rPr>
                <w:sz w:val="19"/>
              </w:rPr>
              <w:t>Property</w:t>
            </w:r>
            <w:r>
              <w:rPr>
                <w:spacing w:val="4"/>
                <w:sz w:val="19"/>
              </w:rPr>
              <w:t xml:space="preserve"> </w:t>
            </w:r>
            <w:r>
              <w:rPr>
                <w:spacing w:val="-2"/>
                <w:sz w:val="19"/>
              </w:rPr>
              <w:t>Value(K)</w:t>
            </w:r>
          </w:p>
        </w:tc>
        <w:tc>
          <w:tcPr>
            <w:tcW w:w="1377" w:type="dxa"/>
            <w:tcBorders>
              <w:top w:val="single" w:sz="4" w:space="0" w:color="000000"/>
            </w:tcBorders>
          </w:tcPr>
          <w:p w14:paraId="46A87561" w14:textId="77777777" w:rsidR="005150A9" w:rsidRDefault="005150A9" w:rsidP="005150A9">
            <w:pPr>
              <w:pStyle w:val="TableParagraph"/>
              <w:spacing w:before="40" w:line="240" w:lineRule="auto"/>
              <w:ind w:left="25"/>
              <w:rPr>
                <w:sz w:val="19"/>
              </w:rPr>
            </w:pPr>
            <w:r>
              <w:rPr>
                <w:spacing w:val="-2"/>
                <w:w w:val="90"/>
                <w:sz w:val="19"/>
              </w:rPr>
              <w:t>[0,200]</w:t>
            </w:r>
          </w:p>
        </w:tc>
        <w:tc>
          <w:tcPr>
            <w:tcW w:w="967" w:type="dxa"/>
            <w:tcBorders>
              <w:top w:val="single" w:sz="4" w:space="0" w:color="000000"/>
            </w:tcBorders>
            <w:vAlign w:val="bottom"/>
          </w:tcPr>
          <w:p w14:paraId="47ABF1CA" w14:textId="627F7E38" w:rsidR="005150A9" w:rsidRPr="001366B2" w:rsidRDefault="005150A9" w:rsidP="001366B2">
            <w:pPr>
              <w:pStyle w:val="TableParagraph"/>
              <w:ind w:right="83"/>
              <w:jc w:val="center"/>
              <w:rPr>
                <w:spacing w:val="-2"/>
                <w:sz w:val="19"/>
              </w:rPr>
            </w:pPr>
            <w:r w:rsidRPr="001366B2">
              <w:rPr>
                <w:spacing w:val="-2"/>
                <w:sz w:val="19"/>
              </w:rPr>
              <w:t>-0.062**</w:t>
            </w:r>
          </w:p>
        </w:tc>
        <w:tc>
          <w:tcPr>
            <w:tcW w:w="1272" w:type="dxa"/>
            <w:tcBorders>
              <w:top w:val="single" w:sz="4" w:space="0" w:color="000000"/>
            </w:tcBorders>
            <w:vAlign w:val="bottom"/>
          </w:tcPr>
          <w:p w14:paraId="2A67AD46" w14:textId="1250030A" w:rsidR="005150A9" w:rsidRPr="001366B2" w:rsidRDefault="005150A9" w:rsidP="001366B2">
            <w:pPr>
              <w:pStyle w:val="TableParagraph"/>
              <w:ind w:right="83"/>
              <w:jc w:val="center"/>
              <w:rPr>
                <w:spacing w:val="-2"/>
                <w:sz w:val="19"/>
              </w:rPr>
            </w:pPr>
            <w:r w:rsidRPr="001366B2">
              <w:rPr>
                <w:spacing w:val="-2"/>
                <w:sz w:val="19"/>
              </w:rPr>
              <w:t>-0.019</w:t>
            </w:r>
          </w:p>
        </w:tc>
        <w:tc>
          <w:tcPr>
            <w:tcW w:w="1273" w:type="dxa"/>
            <w:tcBorders>
              <w:top w:val="single" w:sz="4" w:space="0" w:color="000000"/>
            </w:tcBorders>
            <w:vAlign w:val="bottom"/>
          </w:tcPr>
          <w:p w14:paraId="666F1691" w14:textId="3E4A3E03" w:rsidR="005150A9" w:rsidRPr="001366B2" w:rsidRDefault="005150A9" w:rsidP="001366B2">
            <w:pPr>
              <w:pStyle w:val="TableParagraph"/>
              <w:ind w:right="83"/>
              <w:jc w:val="center"/>
              <w:rPr>
                <w:spacing w:val="-2"/>
                <w:sz w:val="19"/>
              </w:rPr>
            </w:pPr>
            <w:r w:rsidRPr="001366B2">
              <w:rPr>
                <w:spacing w:val="-2"/>
                <w:sz w:val="19"/>
              </w:rPr>
              <w:t>-0.124***</w:t>
            </w:r>
          </w:p>
        </w:tc>
        <w:tc>
          <w:tcPr>
            <w:tcW w:w="1054" w:type="dxa"/>
            <w:tcBorders>
              <w:top w:val="single" w:sz="4" w:space="0" w:color="000000"/>
            </w:tcBorders>
            <w:vAlign w:val="bottom"/>
          </w:tcPr>
          <w:p w14:paraId="4EC1A519" w14:textId="61CE0C99" w:rsidR="005150A9" w:rsidRPr="001366B2" w:rsidRDefault="005150A9" w:rsidP="001366B2">
            <w:pPr>
              <w:pStyle w:val="TableParagraph"/>
              <w:ind w:right="83"/>
              <w:jc w:val="center"/>
              <w:rPr>
                <w:spacing w:val="-2"/>
                <w:sz w:val="19"/>
              </w:rPr>
            </w:pPr>
            <w:r w:rsidRPr="001366B2">
              <w:rPr>
                <w:spacing w:val="-2"/>
                <w:sz w:val="19"/>
              </w:rPr>
              <w:t>0.049*</w:t>
            </w:r>
          </w:p>
        </w:tc>
        <w:tc>
          <w:tcPr>
            <w:tcW w:w="1272" w:type="dxa"/>
            <w:tcBorders>
              <w:top w:val="single" w:sz="4" w:space="0" w:color="000000"/>
            </w:tcBorders>
            <w:vAlign w:val="bottom"/>
          </w:tcPr>
          <w:p w14:paraId="75E7838D" w14:textId="265AA01D" w:rsidR="005150A9" w:rsidRPr="001366B2" w:rsidRDefault="005150A9" w:rsidP="001366B2">
            <w:pPr>
              <w:pStyle w:val="TableParagraph"/>
              <w:ind w:right="83"/>
              <w:jc w:val="center"/>
              <w:rPr>
                <w:spacing w:val="-2"/>
                <w:sz w:val="19"/>
              </w:rPr>
            </w:pPr>
            <w:r w:rsidRPr="001366B2">
              <w:rPr>
                <w:spacing w:val="-2"/>
                <w:sz w:val="19"/>
              </w:rPr>
              <w:t>0.186***</w:t>
            </w:r>
          </w:p>
        </w:tc>
        <w:tc>
          <w:tcPr>
            <w:tcW w:w="1272" w:type="dxa"/>
            <w:tcBorders>
              <w:top w:val="single" w:sz="4" w:space="0" w:color="000000"/>
            </w:tcBorders>
            <w:vAlign w:val="bottom"/>
          </w:tcPr>
          <w:p w14:paraId="4DAE9F66" w14:textId="5E95F204" w:rsidR="005150A9" w:rsidRPr="001366B2" w:rsidRDefault="005150A9" w:rsidP="001366B2">
            <w:pPr>
              <w:pStyle w:val="TableParagraph"/>
              <w:ind w:right="83"/>
              <w:jc w:val="center"/>
              <w:rPr>
                <w:spacing w:val="-2"/>
                <w:sz w:val="19"/>
              </w:rPr>
            </w:pPr>
            <w:r w:rsidRPr="001366B2">
              <w:rPr>
                <w:spacing w:val="-2"/>
                <w:sz w:val="19"/>
              </w:rPr>
              <w:t>0.244***</w:t>
            </w:r>
          </w:p>
        </w:tc>
      </w:tr>
      <w:tr w:rsidR="005150A9" w14:paraId="7CF212F7" w14:textId="77777777" w:rsidTr="000B7186">
        <w:trPr>
          <w:trHeight w:val="231"/>
          <w:jc w:val="center"/>
        </w:trPr>
        <w:tc>
          <w:tcPr>
            <w:tcW w:w="1658" w:type="dxa"/>
          </w:tcPr>
          <w:p w14:paraId="2CA38BD9" w14:textId="77777777" w:rsidR="005150A9" w:rsidRDefault="005150A9" w:rsidP="005150A9">
            <w:pPr>
              <w:pStyle w:val="TableParagraph"/>
              <w:spacing w:line="240" w:lineRule="auto"/>
              <w:rPr>
                <w:rFonts w:ascii="Times New Roman"/>
                <w:sz w:val="16"/>
              </w:rPr>
            </w:pPr>
          </w:p>
        </w:tc>
        <w:tc>
          <w:tcPr>
            <w:tcW w:w="1377" w:type="dxa"/>
          </w:tcPr>
          <w:p w14:paraId="1938C3E6" w14:textId="77777777" w:rsidR="005150A9" w:rsidRDefault="005150A9" w:rsidP="005150A9">
            <w:pPr>
              <w:pStyle w:val="TableParagraph"/>
              <w:ind w:left="25"/>
              <w:rPr>
                <w:sz w:val="19"/>
              </w:rPr>
            </w:pPr>
            <w:r>
              <w:rPr>
                <w:spacing w:val="-2"/>
                <w:w w:val="95"/>
                <w:sz w:val="19"/>
              </w:rPr>
              <w:t>(400,500]</w:t>
            </w:r>
          </w:p>
        </w:tc>
        <w:tc>
          <w:tcPr>
            <w:tcW w:w="967" w:type="dxa"/>
            <w:vAlign w:val="bottom"/>
          </w:tcPr>
          <w:p w14:paraId="31C00DA5" w14:textId="77B626C5" w:rsidR="005150A9" w:rsidRPr="001366B2" w:rsidRDefault="005150A9" w:rsidP="001366B2">
            <w:pPr>
              <w:pStyle w:val="TableParagraph"/>
              <w:ind w:right="83"/>
              <w:jc w:val="center"/>
              <w:rPr>
                <w:spacing w:val="-2"/>
                <w:sz w:val="19"/>
              </w:rPr>
            </w:pPr>
            <w:r w:rsidRPr="001366B2">
              <w:rPr>
                <w:spacing w:val="-2"/>
                <w:sz w:val="19"/>
              </w:rPr>
              <w:t>0.195***</w:t>
            </w:r>
          </w:p>
        </w:tc>
        <w:tc>
          <w:tcPr>
            <w:tcW w:w="1272" w:type="dxa"/>
            <w:vAlign w:val="bottom"/>
          </w:tcPr>
          <w:p w14:paraId="2FD84A89" w14:textId="1C63B332" w:rsidR="005150A9" w:rsidRPr="001366B2" w:rsidRDefault="005150A9" w:rsidP="001366B2">
            <w:pPr>
              <w:pStyle w:val="TableParagraph"/>
              <w:ind w:right="83"/>
              <w:jc w:val="center"/>
              <w:rPr>
                <w:spacing w:val="-2"/>
                <w:sz w:val="19"/>
              </w:rPr>
            </w:pPr>
            <w:r w:rsidRPr="001366B2">
              <w:rPr>
                <w:spacing w:val="-2"/>
                <w:sz w:val="19"/>
              </w:rPr>
              <w:t>0.168***</w:t>
            </w:r>
          </w:p>
        </w:tc>
        <w:tc>
          <w:tcPr>
            <w:tcW w:w="1273" w:type="dxa"/>
            <w:vAlign w:val="bottom"/>
          </w:tcPr>
          <w:p w14:paraId="17B02A36" w14:textId="62CB21C6" w:rsidR="005150A9" w:rsidRPr="001366B2" w:rsidRDefault="005150A9" w:rsidP="001366B2">
            <w:pPr>
              <w:pStyle w:val="TableParagraph"/>
              <w:ind w:right="83"/>
              <w:jc w:val="center"/>
              <w:rPr>
                <w:spacing w:val="-2"/>
                <w:sz w:val="19"/>
              </w:rPr>
            </w:pPr>
            <w:r w:rsidRPr="001366B2">
              <w:rPr>
                <w:spacing w:val="-2"/>
                <w:sz w:val="19"/>
              </w:rPr>
              <w:t>0.148***</w:t>
            </w:r>
          </w:p>
        </w:tc>
        <w:tc>
          <w:tcPr>
            <w:tcW w:w="1054" w:type="dxa"/>
            <w:vAlign w:val="bottom"/>
          </w:tcPr>
          <w:p w14:paraId="5C50152F" w14:textId="75817FB4" w:rsidR="005150A9" w:rsidRPr="001366B2" w:rsidRDefault="005150A9" w:rsidP="001366B2">
            <w:pPr>
              <w:pStyle w:val="TableParagraph"/>
              <w:ind w:right="83"/>
              <w:jc w:val="center"/>
              <w:rPr>
                <w:spacing w:val="-2"/>
                <w:sz w:val="19"/>
              </w:rPr>
            </w:pPr>
            <w:r w:rsidRPr="001366B2">
              <w:rPr>
                <w:spacing w:val="-2"/>
                <w:sz w:val="19"/>
              </w:rPr>
              <w:t>-0.036</w:t>
            </w:r>
          </w:p>
        </w:tc>
        <w:tc>
          <w:tcPr>
            <w:tcW w:w="1272" w:type="dxa"/>
            <w:vAlign w:val="bottom"/>
          </w:tcPr>
          <w:p w14:paraId="0749956D" w14:textId="052BAF1C" w:rsidR="005150A9" w:rsidRPr="001366B2" w:rsidRDefault="005150A9" w:rsidP="001366B2">
            <w:pPr>
              <w:pStyle w:val="TableParagraph"/>
              <w:ind w:right="83"/>
              <w:jc w:val="center"/>
              <w:rPr>
                <w:spacing w:val="-2"/>
                <w:sz w:val="19"/>
              </w:rPr>
            </w:pPr>
            <w:r w:rsidRPr="001366B2">
              <w:rPr>
                <w:spacing w:val="-2"/>
                <w:sz w:val="19"/>
              </w:rPr>
              <w:t>0.055**</w:t>
            </w:r>
          </w:p>
        </w:tc>
        <w:tc>
          <w:tcPr>
            <w:tcW w:w="1272" w:type="dxa"/>
            <w:vAlign w:val="bottom"/>
          </w:tcPr>
          <w:p w14:paraId="2CF638E9" w14:textId="5580CA8D" w:rsidR="005150A9" w:rsidRPr="001366B2" w:rsidRDefault="005150A9" w:rsidP="001366B2">
            <w:pPr>
              <w:pStyle w:val="TableParagraph"/>
              <w:ind w:right="83"/>
              <w:jc w:val="center"/>
              <w:rPr>
                <w:spacing w:val="-2"/>
                <w:sz w:val="19"/>
              </w:rPr>
            </w:pPr>
            <w:r w:rsidRPr="001366B2">
              <w:rPr>
                <w:spacing w:val="-2"/>
                <w:sz w:val="19"/>
              </w:rPr>
              <w:t>0</w:t>
            </w:r>
          </w:p>
        </w:tc>
      </w:tr>
      <w:tr w:rsidR="005150A9" w14:paraId="1FADDA13" w14:textId="77777777" w:rsidTr="000B7186">
        <w:trPr>
          <w:trHeight w:val="231"/>
          <w:jc w:val="center"/>
        </w:trPr>
        <w:tc>
          <w:tcPr>
            <w:tcW w:w="1658" w:type="dxa"/>
          </w:tcPr>
          <w:p w14:paraId="6DCE8324" w14:textId="77777777" w:rsidR="005150A9" w:rsidRDefault="005150A9" w:rsidP="005150A9">
            <w:pPr>
              <w:pStyle w:val="TableParagraph"/>
              <w:spacing w:line="240" w:lineRule="auto"/>
              <w:rPr>
                <w:rFonts w:ascii="Times New Roman"/>
                <w:sz w:val="16"/>
              </w:rPr>
            </w:pPr>
          </w:p>
        </w:tc>
        <w:tc>
          <w:tcPr>
            <w:tcW w:w="1377" w:type="dxa"/>
          </w:tcPr>
          <w:p w14:paraId="2689EE32" w14:textId="77777777" w:rsidR="005150A9" w:rsidRDefault="005150A9" w:rsidP="005150A9">
            <w:pPr>
              <w:pStyle w:val="TableParagraph"/>
              <w:ind w:left="25"/>
              <w:rPr>
                <w:sz w:val="19"/>
              </w:rPr>
            </w:pPr>
            <w:r>
              <w:rPr>
                <w:spacing w:val="-2"/>
                <w:sz w:val="19"/>
              </w:rPr>
              <w:t>(500,1e+03]</w:t>
            </w:r>
          </w:p>
        </w:tc>
        <w:tc>
          <w:tcPr>
            <w:tcW w:w="967" w:type="dxa"/>
            <w:vAlign w:val="bottom"/>
          </w:tcPr>
          <w:p w14:paraId="1483C038" w14:textId="6E4347FC" w:rsidR="005150A9" w:rsidRPr="001366B2" w:rsidRDefault="005150A9" w:rsidP="001366B2">
            <w:pPr>
              <w:pStyle w:val="TableParagraph"/>
              <w:ind w:right="83"/>
              <w:jc w:val="center"/>
              <w:rPr>
                <w:spacing w:val="-2"/>
                <w:sz w:val="19"/>
              </w:rPr>
            </w:pPr>
            <w:r w:rsidRPr="001366B2">
              <w:rPr>
                <w:spacing w:val="-2"/>
                <w:sz w:val="19"/>
              </w:rPr>
              <w:t>0.326***</w:t>
            </w:r>
          </w:p>
        </w:tc>
        <w:tc>
          <w:tcPr>
            <w:tcW w:w="1272" w:type="dxa"/>
            <w:vAlign w:val="bottom"/>
          </w:tcPr>
          <w:p w14:paraId="1D71E5D5" w14:textId="384C613A" w:rsidR="005150A9" w:rsidRPr="001366B2" w:rsidRDefault="005150A9" w:rsidP="001366B2">
            <w:pPr>
              <w:pStyle w:val="TableParagraph"/>
              <w:ind w:right="83"/>
              <w:jc w:val="center"/>
              <w:rPr>
                <w:spacing w:val="-2"/>
                <w:sz w:val="19"/>
              </w:rPr>
            </w:pPr>
            <w:r w:rsidRPr="001366B2">
              <w:rPr>
                <w:spacing w:val="-2"/>
                <w:sz w:val="19"/>
              </w:rPr>
              <w:t>0.265***</w:t>
            </w:r>
          </w:p>
        </w:tc>
        <w:tc>
          <w:tcPr>
            <w:tcW w:w="1273" w:type="dxa"/>
            <w:vAlign w:val="bottom"/>
          </w:tcPr>
          <w:p w14:paraId="358AECC7" w14:textId="1BE01E23" w:rsidR="005150A9" w:rsidRPr="001366B2" w:rsidRDefault="005150A9" w:rsidP="001366B2">
            <w:pPr>
              <w:pStyle w:val="TableParagraph"/>
              <w:ind w:right="83"/>
              <w:jc w:val="center"/>
              <w:rPr>
                <w:spacing w:val="-2"/>
                <w:sz w:val="19"/>
              </w:rPr>
            </w:pPr>
            <w:r w:rsidRPr="001366B2">
              <w:rPr>
                <w:spacing w:val="-2"/>
                <w:sz w:val="19"/>
              </w:rPr>
              <w:t>0.274***</w:t>
            </w:r>
          </w:p>
        </w:tc>
        <w:tc>
          <w:tcPr>
            <w:tcW w:w="1054" w:type="dxa"/>
            <w:vAlign w:val="bottom"/>
          </w:tcPr>
          <w:p w14:paraId="2DAA6450" w14:textId="57B6698C" w:rsidR="005150A9" w:rsidRPr="001366B2" w:rsidRDefault="005150A9" w:rsidP="001366B2">
            <w:pPr>
              <w:pStyle w:val="TableParagraph"/>
              <w:ind w:right="83"/>
              <w:jc w:val="center"/>
              <w:rPr>
                <w:spacing w:val="-2"/>
                <w:sz w:val="19"/>
              </w:rPr>
            </w:pPr>
            <w:r w:rsidRPr="001366B2">
              <w:rPr>
                <w:spacing w:val="-2"/>
                <w:sz w:val="19"/>
              </w:rPr>
              <w:t>-0.019</w:t>
            </w:r>
          </w:p>
        </w:tc>
        <w:tc>
          <w:tcPr>
            <w:tcW w:w="1272" w:type="dxa"/>
            <w:vAlign w:val="bottom"/>
          </w:tcPr>
          <w:p w14:paraId="7CD7189E" w14:textId="5D5391F0" w:rsidR="005150A9" w:rsidRPr="001366B2" w:rsidRDefault="005150A9" w:rsidP="001366B2">
            <w:pPr>
              <w:pStyle w:val="TableParagraph"/>
              <w:ind w:right="83"/>
              <w:jc w:val="center"/>
              <w:rPr>
                <w:spacing w:val="-2"/>
                <w:sz w:val="19"/>
              </w:rPr>
            </w:pPr>
            <w:r w:rsidRPr="001366B2">
              <w:rPr>
                <w:spacing w:val="-2"/>
                <w:sz w:val="19"/>
              </w:rPr>
              <w:t>0.146***</w:t>
            </w:r>
          </w:p>
        </w:tc>
        <w:tc>
          <w:tcPr>
            <w:tcW w:w="1272" w:type="dxa"/>
            <w:vAlign w:val="bottom"/>
          </w:tcPr>
          <w:p w14:paraId="62D85125" w14:textId="6598C043" w:rsidR="005150A9" w:rsidRPr="001366B2" w:rsidRDefault="005150A9" w:rsidP="001366B2">
            <w:pPr>
              <w:pStyle w:val="TableParagraph"/>
              <w:ind w:right="83"/>
              <w:jc w:val="center"/>
              <w:rPr>
                <w:spacing w:val="-2"/>
                <w:sz w:val="19"/>
              </w:rPr>
            </w:pPr>
            <w:r w:rsidRPr="001366B2">
              <w:rPr>
                <w:spacing w:val="-2"/>
                <w:sz w:val="19"/>
              </w:rPr>
              <w:t>0.167***</w:t>
            </w:r>
          </w:p>
        </w:tc>
      </w:tr>
      <w:tr w:rsidR="005150A9" w14:paraId="2E50936E" w14:textId="77777777" w:rsidTr="000B7186">
        <w:trPr>
          <w:trHeight w:val="231"/>
          <w:jc w:val="center"/>
        </w:trPr>
        <w:tc>
          <w:tcPr>
            <w:tcW w:w="1658" w:type="dxa"/>
          </w:tcPr>
          <w:p w14:paraId="6B93D860" w14:textId="77777777" w:rsidR="005150A9" w:rsidRDefault="005150A9" w:rsidP="005150A9">
            <w:pPr>
              <w:pStyle w:val="TableParagraph"/>
              <w:spacing w:line="240" w:lineRule="auto"/>
              <w:rPr>
                <w:rFonts w:ascii="Times New Roman"/>
                <w:sz w:val="16"/>
              </w:rPr>
            </w:pPr>
          </w:p>
        </w:tc>
        <w:tc>
          <w:tcPr>
            <w:tcW w:w="1377" w:type="dxa"/>
          </w:tcPr>
          <w:p w14:paraId="21E0D409" w14:textId="77777777" w:rsidR="005150A9" w:rsidRDefault="005150A9" w:rsidP="005150A9">
            <w:pPr>
              <w:pStyle w:val="TableParagraph"/>
              <w:ind w:left="25"/>
              <w:rPr>
                <w:sz w:val="19"/>
              </w:rPr>
            </w:pPr>
            <w:r>
              <w:rPr>
                <w:spacing w:val="-4"/>
                <w:sz w:val="19"/>
              </w:rPr>
              <w:t>(1e+03,1.5e+03]</w:t>
            </w:r>
          </w:p>
        </w:tc>
        <w:tc>
          <w:tcPr>
            <w:tcW w:w="967" w:type="dxa"/>
            <w:vAlign w:val="bottom"/>
          </w:tcPr>
          <w:p w14:paraId="49332C2B" w14:textId="23A3421C" w:rsidR="005150A9" w:rsidRPr="001366B2" w:rsidRDefault="005150A9" w:rsidP="001366B2">
            <w:pPr>
              <w:pStyle w:val="TableParagraph"/>
              <w:ind w:right="83"/>
              <w:jc w:val="center"/>
              <w:rPr>
                <w:spacing w:val="-2"/>
                <w:sz w:val="19"/>
              </w:rPr>
            </w:pPr>
            <w:r w:rsidRPr="001366B2">
              <w:rPr>
                <w:spacing w:val="-2"/>
                <w:sz w:val="19"/>
              </w:rPr>
              <w:t>0.944***</w:t>
            </w:r>
          </w:p>
        </w:tc>
        <w:tc>
          <w:tcPr>
            <w:tcW w:w="1272" w:type="dxa"/>
            <w:vAlign w:val="bottom"/>
          </w:tcPr>
          <w:p w14:paraId="4B3251BA" w14:textId="33D66D7A" w:rsidR="005150A9" w:rsidRPr="001366B2" w:rsidRDefault="005150A9" w:rsidP="001366B2">
            <w:pPr>
              <w:pStyle w:val="TableParagraph"/>
              <w:ind w:right="83"/>
              <w:jc w:val="center"/>
              <w:rPr>
                <w:spacing w:val="-2"/>
                <w:sz w:val="19"/>
              </w:rPr>
            </w:pPr>
            <w:r w:rsidRPr="001366B2">
              <w:rPr>
                <w:spacing w:val="-2"/>
                <w:sz w:val="19"/>
              </w:rPr>
              <w:t>0.5*</w:t>
            </w:r>
          </w:p>
        </w:tc>
        <w:tc>
          <w:tcPr>
            <w:tcW w:w="1273" w:type="dxa"/>
            <w:vAlign w:val="bottom"/>
          </w:tcPr>
          <w:p w14:paraId="647619D2" w14:textId="67DE759A" w:rsidR="005150A9" w:rsidRPr="001366B2" w:rsidRDefault="005150A9" w:rsidP="001366B2">
            <w:pPr>
              <w:pStyle w:val="TableParagraph"/>
              <w:ind w:right="83"/>
              <w:jc w:val="center"/>
              <w:rPr>
                <w:spacing w:val="-2"/>
                <w:sz w:val="19"/>
              </w:rPr>
            </w:pPr>
            <w:r w:rsidRPr="001366B2">
              <w:rPr>
                <w:spacing w:val="-2"/>
                <w:sz w:val="19"/>
              </w:rPr>
              <w:t>0.716***</w:t>
            </w:r>
          </w:p>
        </w:tc>
        <w:tc>
          <w:tcPr>
            <w:tcW w:w="1054" w:type="dxa"/>
            <w:vAlign w:val="bottom"/>
          </w:tcPr>
          <w:p w14:paraId="21C9718C" w14:textId="63371242" w:rsidR="005150A9" w:rsidRPr="001366B2" w:rsidRDefault="005150A9" w:rsidP="001366B2">
            <w:pPr>
              <w:pStyle w:val="TableParagraph"/>
              <w:ind w:right="83"/>
              <w:jc w:val="center"/>
              <w:rPr>
                <w:spacing w:val="-2"/>
                <w:sz w:val="19"/>
              </w:rPr>
            </w:pPr>
            <w:r w:rsidRPr="001366B2">
              <w:rPr>
                <w:spacing w:val="-2"/>
                <w:sz w:val="19"/>
              </w:rPr>
              <w:t>0.149</w:t>
            </w:r>
          </w:p>
        </w:tc>
        <w:tc>
          <w:tcPr>
            <w:tcW w:w="1272" w:type="dxa"/>
            <w:vAlign w:val="bottom"/>
          </w:tcPr>
          <w:p w14:paraId="4815BCAF" w14:textId="4F1AED90" w:rsidR="005150A9" w:rsidRPr="001366B2" w:rsidRDefault="005150A9" w:rsidP="001366B2">
            <w:pPr>
              <w:pStyle w:val="TableParagraph"/>
              <w:ind w:right="83"/>
              <w:jc w:val="center"/>
              <w:rPr>
                <w:spacing w:val="-2"/>
                <w:sz w:val="19"/>
              </w:rPr>
            </w:pPr>
            <w:r w:rsidRPr="001366B2">
              <w:rPr>
                <w:spacing w:val="-2"/>
                <w:sz w:val="19"/>
              </w:rPr>
              <w:t>0.276**</w:t>
            </w:r>
          </w:p>
        </w:tc>
        <w:tc>
          <w:tcPr>
            <w:tcW w:w="1272" w:type="dxa"/>
            <w:vAlign w:val="bottom"/>
          </w:tcPr>
          <w:p w14:paraId="04F46197" w14:textId="63C36C4D" w:rsidR="005150A9" w:rsidRPr="001366B2" w:rsidRDefault="005150A9" w:rsidP="001366B2">
            <w:pPr>
              <w:pStyle w:val="TableParagraph"/>
              <w:ind w:right="83"/>
              <w:jc w:val="center"/>
              <w:rPr>
                <w:spacing w:val="-2"/>
                <w:sz w:val="19"/>
              </w:rPr>
            </w:pPr>
            <w:r w:rsidRPr="001366B2">
              <w:rPr>
                <w:spacing w:val="-2"/>
                <w:sz w:val="19"/>
              </w:rPr>
              <w:t>0.113</w:t>
            </w:r>
          </w:p>
        </w:tc>
      </w:tr>
      <w:tr w:rsidR="005150A9" w14:paraId="3931207E" w14:textId="77777777" w:rsidTr="000B7186">
        <w:trPr>
          <w:trHeight w:val="265"/>
          <w:jc w:val="center"/>
        </w:trPr>
        <w:tc>
          <w:tcPr>
            <w:tcW w:w="1658" w:type="dxa"/>
            <w:tcBorders>
              <w:bottom w:val="single" w:sz="4" w:space="0" w:color="000000"/>
            </w:tcBorders>
          </w:tcPr>
          <w:p w14:paraId="6434B7EE" w14:textId="77777777" w:rsidR="005150A9" w:rsidRDefault="005150A9" w:rsidP="005150A9">
            <w:pPr>
              <w:pStyle w:val="TableParagraph"/>
              <w:spacing w:line="240" w:lineRule="auto"/>
              <w:rPr>
                <w:rFonts w:ascii="Times New Roman"/>
                <w:sz w:val="18"/>
              </w:rPr>
            </w:pPr>
          </w:p>
        </w:tc>
        <w:tc>
          <w:tcPr>
            <w:tcW w:w="1377" w:type="dxa"/>
            <w:tcBorders>
              <w:bottom w:val="single" w:sz="4" w:space="0" w:color="000000"/>
            </w:tcBorders>
          </w:tcPr>
          <w:p w14:paraId="5580FE8D" w14:textId="70600D29" w:rsidR="005150A9" w:rsidRDefault="005150A9" w:rsidP="005150A9">
            <w:pPr>
              <w:pStyle w:val="TableParagraph"/>
              <w:ind w:left="25"/>
              <w:rPr>
                <w:sz w:val="19"/>
              </w:rPr>
            </w:pPr>
            <w:r>
              <w:rPr>
                <w:spacing w:val="-2"/>
                <w:sz w:val="19"/>
              </w:rPr>
              <w:t>(1.5e+03, Inf]</w:t>
            </w:r>
          </w:p>
        </w:tc>
        <w:tc>
          <w:tcPr>
            <w:tcW w:w="967" w:type="dxa"/>
            <w:tcBorders>
              <w:bottom w:val="single" w:sz="4" w:space="0" w:color="000000"/>
            </w:tcBorders>
            <w:vAlign w:val="bottom"/>
          </w:tcPr>
          <w:p w14:paraId="50B23FF0" w14:textId="461004BF" w:rsidR="005150A9" w:rsidRPr="001366B2" w:rsidRDefault="005150A9" w:rsidP="001366B2">
            <w:pPr>
              <w:pStyle w:val="TableParagraph"/>
              <w:ind w:right="83"/>
              <w:jc w:val="center"/>
              <w:rPr>
                <w:spacing w:val="-2"/>
                <w:sz w:val="19"/>
              </w:rPr>
            </w:pPr>
            <w:r w:rsidRPr="001366B2">
              <w:rPr>
                <w:spacing w:val="-2"/>
                <w:sz w:val="19"/>
              </w:rPr>
              <w:t>0.003</w:t>
            </w:r>
          </w:p>
        </w:tc>
        <w:tc>
          <w:tcPr>
            <w:tcW w:w="1272" w:type="dxa"/>
            <w:tcBorders>
              <w:bottom w:val="single" w:sz="4" w:space="0" w:color="000000"/>
            </w:tcBorders>
            <w:vAlign w:val="bottom"/>
          </w:tcPr>
          <w:p w14:paraId="614BB66C" w14:textId="7030F7EF" w:rsidR="005150A9" w:rsidRPr="001366B2" w:rsidRDefault="005150A9" w:rsidP="001366B2">
            <w:pPr>
              <w:pStyle w:val="TableParagraph"/>
              <w:ind w:right="83"/>
              <w:jc w:val="center"/>
              <w:rPr>
                <w:spacing w:val="-2"/>
                <w:sz w:val="19"/>
              </w:rPr>
            </w:pPr>
            <w:r w:rsidRPr="001366B2">
              <w:rPr>
                <w:spacing w:val="-2"/>
                <w:sz w:val="19"/>
              </w:rPr>
              <w:t>-0.098</w:t>
            </w:r>
          </w:p>
        </w:tc>
        <w:tc>
          <w:tcPr>
            <w:tcW w:w="1273" w:type="dxa"/>
            <w:tcBorders>
              <w:bottom w:val="single" w:sz="4" w:space="0" w:color="000000"/>
            </w:tcBorders>
            <w:vAlign w:val="bottom"/>
          </w:tcPr>
          <w:p w14:paraId="30A23E14" w14:textId="3D32E19B" w:rsidR="005150A9" w:rsidRPr="001366B2" w:rsidRDefault="005150A9" w:rsidP="001366B2">
            <w:pPr>
              <w:pStyle w:val="TableParagraph"/>
              <w:ind w:right="83"/>
              <w:jc w:val="center"/>
              <w:rPr>
                <w:spacing w:val="-2"/>
                <w:sz w:val="19"/>
              </w:rPr>
            </w:pPr>
            <w:r w:rsidRPr="001366B2">
              <w:rPr>
                <w:spacing w:val="-2"/>
                <w:sz w:val="19"/>
              </w:rPr>
              <w:t>0.72*</w:t>
            </w:r>
          </w:p>
        </w:tc>
        <w:tc>
          <w:tcPr>
            <w:tcW w:w="1054" w:type="dxa"/>
            <w:tcBorders>
              <w:bottom w:val="single" w:sz="4" w:space="0" w:color="000000"/>
            </w:tcBorders>
            <w:vAlign w:val="bottom"/>
          </w:tcPr>
          <w:p w14:paraId="5B344DDF" w14:textId="4D359BFC" w:rsidR="005150A9" w:rsidRPr="001366B2" w:rsidRDefault="005150A9" w:rsidP="001366B2">
            <w:pPr>
              <w:pStyle w:val="TableParagraph"/>
              <w:ind w:right="83"/>
              <w:jc w:val="center"/>
              <w:rPr>
                <w:spacing w:val="-2"/>
                <w:sz w:val="19"/>
              </w:rPr>
            </w:pPr>
            <w:r w:rsidRPr="001366B2">
              <w:rPr>
                <w:spacing w:val="-2"/>
                <w:sz w:val="19"/>
              </w:rPr>
              <w:t>-0.057</w:t>
            </w:r>
          </w:p>
        </w:tc>
        <w:tc>
          <w:tcPr>
            <w:tcW w:w="1272" w:type="dxa"/>
            <w:tcBorders>
              <w:bottom w:val="single" w:sz="4" w:space="0" w:color="000000"/>
            </w:tcBorders>
            <w:vAlign w:val="bottom"/>
          </w:tcPr>
          <w:p w14:paraId="009C3E3B" w14:textId="5A7A1F4B" w:rsidR="005150A9" w:rsidRPr="001366B2" w:rsidRDefault="005150A9" w:rsidP="001366B2">
            <w:pPr>
              <w:pStyle w:val="TableParagraph"/>
              <w:ind w:right="83"/>
              <w:jc w:val="center"/>
              <w:rPr>
                <w:spacing w:val="-2"/>
                <w:sz w:val="19"/>
              </w:rPr>
            </w:pPr>
            <w:r w:rsidRPr="001366B2">
              <w:rPr>
                <w:spacing w:val="-2"/>
                <w:sz w:val="19"/>
              </w:rPr>
              <w:t>0.579**</w:t>
            </w:r>
          </w:p>
        </w:tc>
        <w:tc>
          <w:tcPr>
            <w:tcW w:w="1272" w:type="dxa"/>
            <w:tcBorders>
              <w:bottom w:val="single" w:sz="4" w:space="0" w:color="000000"/>
            </w:tcBorders>
            <w:vAlign w:val="bottom"/>
          </w:tcPr>
          <w:p w14:paraId="050C0539" w14:textId="5E9D3A82" w:rsidR="005150A9" w:rsidRPr="001366B2" w:rsidRDefault="005150A9" w:rsidP="001366B2">
            <w:pPr>
              <w:pStyle w:val="TableParagraph"/>
              <w:ind w:right="83"/>
              <w:jc w:val="center"/>
              <w:rPr>
                <w:spacing w:val="-2"/>
                <w:sz w:val="19"/>
              </w:rPr>
            </w:pPr>
            <w:r w:rsidRPr="001366B2">
              <w:rPr>
                <w:spacing w:val="-2"/>
                <w:sz w:val="19"/>
              </w:rPr>
              <w:t>0.578***</w:t>
            </w:r>
          </w:p>
        </w:tc>
      </w:tr>
      <w:tr w:rsidR="00343584" w14:paraId="12540A17" w14:textId="77777777" w:rsidTr="00CE38A2">
        <w:trPr>
          <w:trHeight w:val="316"/>
          <w:jc w:val="center"/>
        </w:trPr>
        <w:tc>
          <w:tcPr>
            <w:tcW w:w="1658" w:type="dxa"/>
            <w:tcBorders>
              <w:top w:val="single" w:sz="4" w:space="0" w:color="000000"/>
              <w:bottom w:val="single" w:sz="4" w:space="0" w:color="000000"/>
            </w:tcBorders>
          </w:tcPr>
          <w:p w14:paraId="2CB85D5F" w14:textId="77777777" w:rsidR="00343584" w:rsidRDefault="00343584" w:rsidP="00343584">
            <w:pPr>
              <w:pStyle w:val="TableParagraph"/>
              <w:spacing w:before="40" w:line="240" w:lineRule="auto"/>
              <w:ind w:left="95"/>
              <w:rPr>
                <w:sz w:val="19"/>
              </w:rPr>
            </w:pPr>
            <w:r>
              <w:rPr>
                <w:sz w:val="19"/>
              </w:rPr>
              <w:t>Loan</w:t>
            </w:r>
            <w:r>
              <w:rPr>
                <w:spacing w:val="-6"/>
                <w:sz w:val="19"/>
              </w:rPr>
              <w:t xml:space="preserve"> </w:t>
            </w:r>
            <w:r>
              <w:rPr>
                <w:spacing w:val="-2"/>
                <w:sz w:val="19"/>
              </w:rPr>
              <w:t>Amount(K)</w:t>
            </w:r>
          </w:p>
        </w:tc>
        <w:tc>
          <w:tcPr>
            <w:tcW w:w="1377" w:type="dxa"/>
            <w:tcBorders>
              <w:top w:val="single" w:sz="4" w:space="0" w:color="000000"/>
              <w:bottom w:val="single" w:sz="4" w:space="0" w:color="000000"/>
            </w:tcBorders>
          </w:tcPr>
          <w:p w14:paraId="37E2C6B3" w14:textId="77777777" w:rsidR="00343584" w:rsidRDefault="00343584" w:rsidP="00343584">
            <w:pPr>
              <w:pStyle w:val="TableParagraph"/>
              <w:spacing w:line="240" w:lineRule="auto"/>
              <w:rPr>
                <w:rFonts w:ascii="Times New Roman"/>
                <w:sz w:val="18"/>
              </w:rPr>
            </w:pPr>
          </w:p>
        </w:tc>
        <w:tc>
          <w:tcPr>
            <w:tcW w:w="967" w:type="dxa"/>
            <w:tcBorders>
              <w:top w:val="single" w:sz="4" w:space="0" w:color="000000"/>
              <w:bottom w:val="single" w:sz="4" w:space="0" w:color="000000"/>
            </w:tcBorders>
            <w:vAlign w:val="bottom"/>
          </w:tcPr>
          <w:p w14:paraId="11ED9BEB" w14:textId="1C818D75" w:rsidR="00343584" w:rsidRPr="00343584" w:rsidRDefault="00343584" w:rsidP="00343584">
            <w:pPr>
              <w:pStyle w:val="TableParagraph"/>
              <w:ind w:right="83"/>
              <w:jc w:val="center"/>
              <w:rPr>
                <w:spacing w:val="-2"/>
                <w:sz w:val="19"/>
              </w:rPr>
            </w:pPr>
            <w:r w:rsidRPr="00343584">
              <w:rPr>
                <w:spacing w:val="-2"/>
                <w:sz w:val="19"/>
              </w:rPr>
              <w:t>-0.001***</w:t>
            </w:r>
          </w:p>
        </w:tc>
        <w:tc>
          <w:tcPr>
            <w:tcW w:w="1272" w:type="dxa"/>
            <w:tcBorders>
              <w:top w:val="single" w:sz="4" w:space="0" w:color="000000"/>
              <w:bottom w:val="single" w:sz="4" w:space="0" w:color="000000"/>
            </w:tcBorders>
            <w:vAlign w:val="bottom"/>
          </w:tcPr>
          <w:p w14:paraId="63834682" w14:textId="2D13C399" w:rsidR="00343584" w:rsidRPr="00343584" w:rsidRDefault="00343584" w:rsidP="00343584">
            <w:pPr>
              <w:pStyle w:val="TableParagraph"/>
              <w:ind w:right="83"/>
              <w:jc w:val="center"/>
              <w:rPr>
                <w:spacing w:val="-2"/>
                <w:sz w:val="19"/>
              </w:rPr>
            </w:pPr>
            <w:r w:rsidRPr="00343584">
              <w:rPr>
                <w:spacing w:val="-2"/>
                <w:sz w:val="19"/>
              </w:rPr>
              <w:t>-0.001***</w:t>
            </w:r>
          </w:p>
        </w:tc>
        <w:tc>
          <w:tcPr>
            <w:tcW w:w="1273" w:type="dxa"/>
            <w:tcBorders>
              <w:top w:val="single" w:sz="4" w:space="0" w:color="000000"/>
              <w:bottom w:val="single" w:sz="4" w:space="0" w:color="000000"/>
            </w:tcBorders>
            <w:vAlign w:val="bottom"/>
          </w:tcPr>
          <w:p w14:paraId="3E34D5A6" w14:textId="3B2D946E" w:rsidR="00343584" w:rsidRPr="00343584" w:rsidRDefault="00343584" w:rsidP="00343584">
            <w:pPr>
              <w:pStyle w:val="TableParagraph"/>
              <w:ind w:right="83"/>
              <w:jc w:val="center"/>
              <w:rPr>
                <w:spacing w:val="-2"/>
                <w:sz w:val="19"/>
              </w:rPr>
            </w:pPr>
            <w:r w:rsidRPr="00343584">
              <w:rPr>
                <w:spacing w:val="-2"/>
                <w:sz w:val="19"/>
              </w:rPr>
              <w:t>-0.002***</w:t>
            </w:r>
          </w:p>
        </w:tc>
        <w:tc>
          <w:tcPr>
            <w:tcW w:w="1054" w:type="dxa"/>
            <w:tcBorders>
              <w:top w:val="single" w:sz="4" w:space="0" w:color="000000"/>
              <w:bottom w:val="single" w:sz="4" w:space="0" w:color="000000"/>
            </w:tcBorders>
            <w:vAlign w:val="bottom"/>
          </w:tcPr>
          <w:p w14:paraId="0BF514C7" w14:textId="57596C56" w:rsidR="00343584" w:rsidRPr="00343584" w:rsidRDefault="00343584" w:rsidP="00343584">
            <w:pPr>
              <w:pStyle w:val="TableParagraph"/>
              <w:ind w:right="83"/>
              <w:jc w:val="center"/>
              <w:rPr>
                <w:spacing w:val="-2"/>
                <w:sz w:val="19"/>
              </w:rPr>
            </w:pPr>
            <w:r w:rsidRPr="00343584">
              <w:rPr>
                <w:spacing w:val="-2"/>
                <w:sz w:val="19"/>
              </w:rPr>
              <w:t>-0.001***</w:t>
            </w:r>
          </w:p>
        </w:tc>
        <w:tc>
          <w:tcPr>
            <w:tcW w:w="1272" w:type="dxa"/>
            <w:tcBorders>
              <w:top w:val="single" w:sz="4" w:space="0" w:color="000000"/>
              <w:bottom w:val="single" w:sz="4" w:space="0" w:color="000000"/>
            </w:tcBorders>
            <w:vAlign w:val="bottom"/>
          </w:tcPr>
          <w:p w14:paraId="542AD71B" w14:textId="7318EFEB" w:rsidR="00343584" w:rsidRPr="00343584" w:rsidRDefault="00343584" w:rsidP="00343584">
            <w:pPr>
              <w:pStyle w:val="TableParagraph"/>
              <w:ind w:right="83"/>
              <w:jc w:val="center"/>
              <w:rPr>
                <w:spacing w:val="-2"/>
                <w:sz w:val="19"/>
              </w:rPr>
            </w:pPr>
            <w:r w:rsidRPr="00343584">
              <w:rPr>
                <w:spacing w:val="-2"/>
                <w:sz w:val="19"/>
              </w:rPr>
              <w:t>0*</w:t>
            </w:r>
          </w:p>
        </w:tc>
        <w:tc>
          <w:tcPr>
            <w:tcW w:w="1272" w:type="dxa"/>
            <w:tcBorders>
              <w:top w:val="single" w:sz="4" w:space="0" w:color="000000"/>
              <w:bottom w:val="single" w:sz="4" w:space="0" w:color="000000"/>
            </w:tcBorders>
            <w:vAlign w:val="bottom"/>
          </w:tcPr>
          <w:p w14:paraId="0A8B0539" w14:textId="3BD1BB69" w:rsidR="00343584" w:rsidRPr="00343584" w:rsidRDefault="00343584" w:rsidP="00343584">
            <w:pPr>
              <w:pStyle w:val="TableParagraph"/>
              <w:ind w:right="83"/>
              <w:jc w:val="center"/>
              <w:rPr>
                <w:spacing w:val="-2"/>
                <w:sz w:val="19"/>
              </w:rPr>
            </w:pPr>
            <w:r w:rsidRPr="00343584">
              <w:rPr>
                <w:spacing w:val="-2"/>
                <w:sz w:val="19"/>
              </w:rPr>
              <w:t>0*</w:t>
            </w:r>
          </w:p>
        </w:tc>
      </w:tr>
      <w:tr w:rsidR="00525582" w14:paraId="05105660" w14:textId="77777777" w:rsidTr="00CA6E8F">
        <w:trPr>
          <w:trHeight w:val="317"/>
          <w:jc w:val="center"/>
        </w:trPr>
        <w:tc>
          <w:tcPr>
            <w:tcW w:w="1658" w:type="dxa"/>
            <w:tcBorders>
              <w:top w:val="single" w:sz="4" w:space="0" w:color="000000"/>
              <w:bottom w:val="single" w:sz="6" w:space="0" w:color="000000"/>
            </w:tcBorders>
          </w:tcPr>
          <w:p w14:paraId="3D13D88A" w14:textId="77777777" w:rsidR="00525582" w:rsidRDefault="00525582" w:rsidP="00525582">
            <w:pPr>
              <w:pStyle w:val="TableParagraph"/>
              <w:spacing w:before="40" w:line="240" w:lineRule="auto"/>
              <w:ind w:left="95"/>
              <w:rPr>
                <w:sz w:val="19"/>
              </w:rPr>
            </w:pPr>
            <w:r>
              <w:rPr>
                <w:sz w:val="19"/>
              </w:rPr>
              <w:t>MSA</w:t>
            </w:r>
            <w:r>
              <w:rPr>
                <w:spacing w:val="20"/>
                <w:sz w:val="19"/>
              </w:rPr>
              <w:t xml:space="preserve"> </w:t>
            </w:r>
            <w:r>
              <w:rPr>
                <w:spacing w:val="-2"/>
                <w:sz w:val="19"/>
              </w:rPr>
              <w:t>Income</w:t>
            </w:r>
          </w:p>
        </w:tc>
        <w:tc>
          <w:tcPr>
            <w:tcW w:w="1377" w:type="dxa"/>
            <w:tcBorders>
              <w:top w:val="single" w:sz="4" w:space="0" w:color="000000"/>
              <w:bottom w:val="single" w:sz="6" w:space="0" w:color="000000"/>
            </w:tcBorders>
          </w:tcPr>
          <w:p w14:paraId="3D670B36" w14:textId="77777777" w:rsidR="00525582" w:rsidRDefault="00525582" w:rsidP="00525582">
            <w:pPr>
              <w:pStyle w:val="TableParagraph"/>
              <w:spacing w:line="240" w:lineRule="auto"/>
              <w:rPr>
                <w:rFonts w:ascii="Times New Roman"/>
                <w:sz w:val="18"/>
              </w:rPr>
            </w:pPr>
          </w:p>
        </w:tc>
        <w:tc>
          <w:tcPr>
            <w:tcW w:w="967" w:type="dxa"/>
            <w:tcBorders>
              <w:top w:val="single" w:sz="4" w:space="0" w:color="000000"/>
              <w:bottom w:val="single" w:sz="6" w:space="0" w:color="000000"/>
            </w:tcBorders>
          </w:tcPr>
          <w:p w14:paraId="3525F1BB" w14:textId="2AFC3BF4" w:rsidR="00525582" w:rsidRDefault="00C51F7B" w:rsidP="00525582">
            <w:pPr>
              <w:pStyle w:val="TableParagraph"/>
              <w:spacing w:before="40" w:line="240" w:lineRule="auto"/>
              <w:ind w:right="85"/>
              <w:jc w:val="center"/>
              <w:rPr>
                <w:sz w:val="19"/>
              </w:rPr>
            </w:pPr>
            <w:r>
              <w:rPr>
                <w:sz w:val="19"/>
              </w:rPr>
              <w:t>0</w:t>
            </w:r>
          </w:p>
        </w:tc>
        <w:tc>
          <w:tcPr>
            <w:tcW w:w="1272" w:type="dxa"/>
            <w:tcBorders>
              <w:top w:val="single" w:sz="4" w:space="0" w:color="000000"/>
              <w:bottom w:val="single" w:sz="6" w:space="0" w:color="000000"/>
            </w:tcBorders>
          </w:tcPr>
          <w:p w14:paraId="0BB767FB" w14:textId="2994CD0B" w:rsidR="00525582" w:rsidRDefault="00C51F7B" w:rsidP="00525582">
            <w:pPr>
              <w:pStyle w:val="TableParagraph"/>
              <w:spacing w:before="40" w:line="240" w:lineRule="auto"/>
              <w:ind w:left="14" w:right="12"/>
              <w:jc w:val="center"/>
              <w:rPr>
                <w:sz w:val="19"/>
              </w:rPr>
            </w:pPr>
            <w:r>
              <w:rPr>
                <w:sz w:val="19"/>
              </w:rPr>
              <w:t>-</w:t>
            </w:r>
          </w:p>
        </w:tc>
        <w:tc>
          <w:tcPr>
            <w:tcW w:w="1273" w:type="dxa"/>
            <w:tcBorders>
              <w:top w:val="single" w:sz="4" w:space="0" w:color="000000"/>
              <w:bottom w:val="single" w:sz="6" w:space="0" w:color="000000"/>
            </w:tcBorders>
          </w:tcPr>
          <w:p w14:paraId="161CC1E2" w14:textId="4C9F0564" w:rsidR="00525582" w:rsidRDefault="00525582" w:rsidP="00525582">
            <w:pPr>
              <w:pStyle w:val="TableParagraph"/>
              <w:spacing w:before="40" w:line="240" w:lineRule="auto"/>
              <w:ind w:left="6" w:right="3"/>
              <w:jc w:val="center"/>
              <w:rPr>
                <w:sz w:val="19"/>
              </w:rPr>
            </w:pPr>
            <w:r>
              <w:rPr>
                <w:spacing w:val="-2"/>
                <w:w w:val="95"/>
                <w:sz w:val="19"/>
              </w:rPr>
              <w:t>0***</w:t>
            </w:r>
          </w:p>
        </w:tc>
        <w:tc>
          <w:tcPr>
            <w:tcW w:w="1054" w:type="dxa"/>
            <w:tcBorders>
              <w:top w:val="single" w:sz="4" w:space="0" w:color="000000"/>
              <w:bottom w:val="single" w:sz="6" w:space="0" w:color="000000"/>
            </w:tcBorders>
          </w:tcPr>
          <w:p w14:paraId="6846A955" w14:textId="7217756B" w:rsidR="00525582" w:rsidRDefault="00525582" w:rsidP="00525582">
            <w:pPr>
              <w:pStyle w:val="TableParagraph"/>
              <w:spacing w:before="40" w:line="240" w:lineRule="auto"/>
              <w:ind w:left="8" w:right="3"/>
              <w:jc w:val="center"/>
              <w:rPr>
                <w:sz w:val="19"/>
              </w:rPr>
            </w:pPr>
            <w:r>
              <w:rPr>
                <w:spacing w:val="-2"/>
                <w:w w:val="95"/>
                <w:sz w:val="19"/>
              </w:rPr>
              <w:t>0</w:t>
            </w:r>
            <w:r w:rsidR="00C51F7B" w:rsidRPr="00C51F7B">
              <w:rPr>
                <w:spacing w:val="-2"/>
                <w:w w:val="95"/>
                <w:sz w:val="19"/>
              </w:rPr>
              <w:t>***</w:t>
            </w:r>
          </w:p>
        </w:tc>
        <w:tc>
          <w:tcPr>
            <w:tcW w:w="1272" w:type="dxa"/>
            <w:tcBorders>
              <w:top w:val="single" w:sz="4" w:space="0" w:color="000000"/>
              <w:bottom w:val="single" w:sz="6" w:space="0" w:color="000000"/>
            </w:tcBorders>
          </w:tcPr>
          <w:p w14:paraId="79DAFE7D" w14:textId="06C232FC" w:rsidR="00525582" w:rsidRDefault="00525582" w:rsidP="00525582">
            <w:pPr>
              <w:pStyle w:val="TableParagraph"/>
              <w:spacing w:before="40" w:line="240" w:lineRule="auto"/>
              <w:ind w:left="14" w:right="6"/>
              <w:jc w:val="center"/>
              <w:rPr>
                <w:sz w:val="19"/>
              </w:rPr>
            </w:pPr>
            <w:r>
              <w:rPr>
                <w:spacing w:val="-2"/>
                <w:sz w:val="19"/>
              </w:rPr>
              <w:t>0***</w:t>
            </w:r>
          </w:p>
        </w:tc>
        <w:tc>
          <w:tcPr>
            <w:tcW w:w="1272" w:type="dxa"/>
            <w:tcBorders>
              <w:top w:val="single" w:sz="4" w:space="0" w:color="000000"/>
              <w:bottom w:val="single" w:sz="6" w:space="0" w:color="000000"/>
            </w:tcBorders>
          </w:tcPr>
          <w:p w14:paraId="6161EEBB" w14:textId="3FB2C80C" w:rsidR="00525582" w:rsidRDefault="00525582" w:rsidP="00525582">
            <w:pPr>
              <w:pStyle w:val="TableParagraph"/>
              <w:spacing w:before="40" w:line="240" w:lineRule="auto"/>
              <w:ind w:left="14" w:right="3"/>
              <w:jc w:val="center"/>
              <w:rPr>
                <w:sz w:val="19"/>
              </w:rPr>
            </w:pPr>
            <w:r>
              <w:rPr>
                <w:spacing w:val="-2"/>
                <w:w w:val="95"/>
                <w:sz w:val="19"/>
              </w:rPr>
              <w:t>0</w:t>
            </w:r>
            <w:r w:rsidR="00236402">
              <w:rPr>
                <w:spacing w:val="-2"/>
                <w:w w:val="95"/>
                <w:sz w:val="19"/>
              </w:rPr>
              <w:t xml:space="preserve"> </w:t>
            </w:r>
            <w:r>
              <w:rPr>
                <w:spacing w:val="-2"/>
                <w:w w:val="95"/>
                <w:sz w:val="19"/>
              </w:rPr>
              <w:t>***</w:t>
            </w:r>
          </w:p>
        </w:tc>
      </w:tr>
    </w:tbl>
    <w:p w14:paraId="498DFB32" w14:textId="394E7059" w:rsidR="00CA6E8F" w:rsidRPr="00792873" w:rsidRDefault="00621F4D" w:rsidP="00792873">
      <w:pPr>
        <w:pStyle w:val="NoSpacing"/>
        <w:ind w:firstLine="720"/>
        <w:rPr>
          <w:sz w:val="20"/>
          <w:szCs w:val="20"/>
        </w:rPr>
        <w:sectPr w:rsidR="00CA6E8F" w:rsidRPr="00792873" w:rsidSect="00CA6E8F">
          <w:pgSz w:w="15840" w:h="12240" w:orient="landscape"/>
          <w:pgMar w:top="720" w:right="720" w:bottom="720" w:left="720" w:header="720" w:footer="720" w:gutter="0"/>
          <w:cols w:space="720"/>
          <w:docGrid w:linePitch="360"/>
        </w:sectPr>
      </w:pPr>
      <w:r w:rsidRPr="00FF6BD7">
        <w:rPr>
          <w:sz w:val="20"/>
          <w:szCs w:val="20"/>
        </w:rPr>
        <w:t xml:space="preserve">Note: </w:t>
      </w:r>
      <w:r w:rsidR="00792873" w:rsidRPr="00792873">
        <w:rPr>
          <w:sz w:val="20"/>
          <w:szCs w:val="20"/>
        </w:rPr>
        <w:t xml:space="preserve">Coefficients are log-odds estimates from a binomial GLM refitted on variables selected by 10-fold cross-validated LASSO </w:t>
      </w:r>
      <w:r w:rsidR="00792873">
        <w:rPr>
          <w:sz w:val="20"/>
          <w:szCs w:val="20"/>
        </w:rPr>
        <w:t xml:space="preserve">using </w:t>
      </w:r>
      <w:proofErr w:type="spellStart"/>
      <w:r w:rsidR="00792873" w:rsidRPr="00792873">
        <w:rPr>
          <w:sz w:val="20"/>
          <w:szCs w:val="20"/>
        </w:rPr>
        <w:t>lambda.min</w:t>
      </w:r>
      <w:proofErr w:type="spellEnd"/>
      <w:r w:rsidR="00792873" w:rsidRPr="00792873">
        <w:rPr>
          <w:sz w:val="20"/>
          <w:szCs w:val="20"/>
        </w:rPr>
        <w:t>. A dash (</w:t>
      </w:r>
      <w:r w:rsidR="00792873">
        <w:rPr>
          <w:sz w:val="19"/>
        </w:rPr>
        <w:t>“-”</w:t>
      </w:r>
      <w:r w:rsidR="00792873" w:rsidRPr="00792873">
        <w:rPr>
          <w:sz w:val="20"/>
          <w:szCs w:val="20"/>
        </w:rPr>
        <w:t>) indicates the variable was shrunk to zero by LASSO and excluded from the model for that year. Significance levels: *** p&lt;0.001; ** p&lt;0.01; * p&lt;0.05</w:t>
      </w:r>
      <w:proofErr w:type="gramStart"/>
      <w:r w:rsidR="00792873" w:rsidRPr="00792873">
        <w:rPr>
          <w:sz w:val="20"/>
          <w:szCs w:val="20"/>
        </w:rPr>
        <w:t>; .</w:t>
      </w:r>
      <w:proofErr w:type="gramEnd"/>
      <w:r w:rsidR="00792873" w:rsidRPr="00792873">
        <w:rPr>
          <w:sz w:val="20"/>
          <w:szCs w:val="20"/>
        </w:rPr>
        <w:t xml:space="preserve"> p&lt;0.1. "</w:t>
      </w:r>
      <w:r w:rsidR="00792873">
        <w:rPr>
          <w:sz w:val="20"/>
          <w:szCs w:val="20"/>
        </w:rPr>
        <w:t xml:space="preserve"> </w:t>
      </w:r>
      <w:r w:rsidR="00792873" w:rsidRPr="00792873">
        <w:rPr>
          <w:sz w:val="20"/>
          <w:szCs w:val="20"/>
        </w:rPr>
        <w:t>Reference categories: Non-Hispanic White (Race), Joint (Sex), 35–44 (Age), LTV 90–100%, DTI &lt;50%, Income $200k–$300k, Property Value $200k–$400k.</w:t>
      </w:r>
      <w:r w:rsidR="001653E1">
        <w:rPr>
          <w:sz w:val="20"/>
          <w:szCs w:val="20"/>
        </w:rPr>
        <w:t xml:space="preserve"> The entries with 0 had a value really close to but not exactly 0.</w:t>
      </w:r>
    </w:p>
    <w:p w14:paraId="68288EE1" w14:textId="3351932D" w:rsidR="00802454" w:rsidRDefault="00802454" w:rsidP="00337727">
      <w:pPr>
        <w:keepNext/>
        <w:ind w:firstLine="720"/>
      </w:pPr>
      <w:r w:rsidRPr="00802454">
        <w:lastRenderedPageBreak/>
        <w:t>In 2023, more counties had missing data or reported fewer than ten mortgage applications</w:t>
      </w:r>
      <w:r>
        <w:t xml:space="preserve"> –</w:t>
      </w:r>
      <w:r w:rsidR="00E264B5">
        <w:t xml:space="preserve"> </w:t>
      </w:r>
      <w:r>
        <w:t>r</w:t>
      </w:r>
      <w:r w:rsidRPr="00802454">
        <w:t>esultin</w:t>
      </w:r>
      <w:r>
        <w:t xml:space="preserve">g </w:t>
      </w:r>
      <w:r w:rsidRPr="00802454">
        <w:t>in 33 counties with missing SIR values in 2018, 34 in 2023, and 39 in the map showing changes in SIR</w:t>
      </w:r>
      <w:r w:rsidR="00910931">
        <w:t xml:space="preserve"> between the two years</w:t>
      </w:r>
      <w:r w:rsidRPr="00802454">
        <w:t xml:space="preserve">. Despite these limitations, several consistent spatial patterns emerge. </w:t>
      </w:r>
      <w:r w:rsidR="00ED53F9">
        <w:t>A cluster of n</w:t>
      </w:r>
      <w:r w:rsidRPr="00802454">
        <w:t xml:space="preserve">orthern and </w:t>
      </w:r>
      <w:r w:rsidR="00ED53F9">
        <w:t>eastern</w:t>
      </w:r>
      <w:r w:rsidRPr="00802454">
        <w:t xml:space="preserve"> counties exhibited above</w:t>
      </w:r>
      <w:r w:rsidRPr="00802454">
        <w:noBreakHyphen/>
        <w:t>average denial rates in 2018. By 2023, although</w:t>
      </w:r>
      <w:r w:rsidR="00D56C4B">
        <w:t xml:space="preserve"> the SIR values in these clusters were somewhat </w:t>
      </w:r>
      <w:r w:rsidR="007A7FCB">
        <w:t>weaker</w:t>
      </w:r>
      <w:r w:rsidR="00FC30A7">
        <w:t>, the overall pattern of elevated denial ratios persisted</w:t>
      </w:r>
      <w:r w:rsidR="00337727">
        <w:t xml:space="preserve">. </w:t>
      </w:r>
      <w:r w:rsidR="00570749">
        <w:t xml:space="preserve">At the same time, some counties experienced </w:t>
      </w:r>
      <w:r w:rsidR="000E1499">
        <w:t>notable improvements</w:t>
      </w:r>
      <w:r w:rsidR="00233738">
        <w:t>,</w:t>
      </w:r>
      <w:r w:rsidR="000E1499">
        <w:t xml:space="preserve"> while others saw worsening outcomes</w:t>
      </w:r>
      <w:r w:rsidR="00233738">
        <w:t xml:space="preserve"> </w:t>
      </w:r>
      <w:r w:rsidR="000E1499">
        <w:t xml:space="preserve">over </w:t>
      </w:r>
      <w:r w:rsidR="007E7408">
        <w:t xml:space="preserve">the </w:t>
      </w:r>
      <w:r w:rsidR="00A56F6E">
        <w:t>six-year</w:t>
      </w:r>
      <w:r w:rsidR="007E7408">
        <w:t xml:space="preserve"> period</w:t>
      </w:r>
      <w:r w:rsidRPr="00802454">
        <w:t xml:space="preserve">. </w:t>
      </w:r>
      <w:r w:rsidR="00A56F6E">
        <w:t>Taken together</w:t>
      </w:r>
      <w:r w:rsidRPr="00802454">
        <w:t xml:space="preserve">, these </w:t>
      </w:r>
      <w:r w:rsidR="00A56F6E">
        <w:t>trends</w:t>
      </w:r>
      <w:r w:rsidRPr="00802454">
        <w:t xml:space="preserve"> highlight both the persistence</w:t>
      </w:r>
      <w:r w:rsidR="00A56F6E">
        <w:t xml:space="preserve"> of the </w:t>
      </w:r>
      <w:r w:rsidR="00A56F6E" w:rsidRPr="00802454">
        <w:t>spatial disparities</w:t>
      </w:r>
      <w:r w:rsidR="00337727">
        <w:t xml:space="preserve"> in mortgage access across Texas and</w:t>
      </w:r>
      <w:r w:rsidRPr="00802454">
        <w:t xml:space="preserve"> the intensification of</w:t>
      </w:r>
      <w:r w:rsidR="00337727">
        <w:t xml:space="preserve"> these disparities in certain regions</w:t>
      </w:r>
      <w:r w:rsidRPr="00802454">
        <w:t>.</w:t>
      </w:r>
    </w:p>
    <w:p w14:paraId="3F62E09C" w14:textId="77777777" w:rsidR="00802454" w:rsidRPr="00802454" w:rsidRDefault="00802454" w:rsidP="00802454">
      <w:pPr>
        <w:keepNext/>
        <w:jc w:val="center"/>
      </w:pPr>
    </w:p>
    <w:p w14:paraId="329BA283" w14:textId="77777777" w:rsidR="000764CD" w:rsidRDefault="00CA6E8F" w:rsidP="000764CD">
      <w:pPr>
        <w:keepNext/>
        <w:jc w:val="center"/>
      </w:pPr>
      <w:r>
        <w:rPr>
          <w:noProof/>
        </w:rPr>
        <w:drawing>
          <wp:inline distT="0" distB="0" distL="0" distR="0" wp14:anchorId="457EF3CC" wp14:editId="6AF827DA">
            <wp:extent cx="6200784" cy="2583013"/>
            <wp:effectExtent l="0" t="0" r="0" b="0"/>
            <wp:docPr id="180470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6861" name="Picture 2"/>
                    <pic:cNvPicPr>
                      <a:picLocks noChangeAspect="1" noChangeArrowheads="1"/>
                    </pic:cNvPicPr>
                  </pic:nvPicPr>
                  <pic:blipFill>
                    <a:blip r:embed="rId11">
                      <a:extLst>
                        <a:ext uri="{28A0092B-C50C-407E-A947-70E740481C1C}">
                          <a14:useLocalDpi xmlns:a14="http://schemas.microsoft.com/office/drawing/2010/main" val="0"/>
                        </a:ext>
                      </a:extLst>
                    </a:blip>
                    <a:srcRect l="7121" r="7121"/>
                    <a:stretch>
                      <a:fillRect/>
                    </a:stretch>
                  </pic:blipFill>
                  <pic:spPr bwMode="auto">
                    <a:xfrm>
                      <a:off x="0" y="0"/>
                      <a:ext cx="6229565" cy="2595002"/>
                    </a:xfrm>
                    <a:prstGeom prst="rect">
                      <a:avLst/>
                    </a:prstGeom>
                    <a:noFill/>
                    <a:ln>
                      <a:noFill/>
                    </a:ln>
                    <a:extLst>
                      <a:ext uri="{53640926-AAD7-44D8-BBD7-CCE9431645EC}">
                        <a14:shadowObscured xmlns:a14="http://schemas.microsoft.com/office/drawing/2010/main"/>
                      </a:ext>
                    </a:extLst>
                  </pic:spPr>
                </pic:pic>
              </a:graphicData>
            </a:graphic>
          </wp:inline>
        </w:drawing>
      </w:r>
    </w:p>
    <w:p w14:paraId="7861C97C" w14:textId="22DDCE72" w:rsidR="00CA6E8F" w:rsidRDefault="000764CD" w:rsidP="000764CD">
      <w:pPr>
        <w:pStyle w:val="Caption"/>
        <w:jc w:val="center"/>
      </w:pPr>
      <w:r>
        <w:t xml:space="preserve">Figure </w:t>
      </w:r>
      <w:fldSimple w:instr=" SEQ Figure \* ARABIC ">
        <w:r w:rsidR="00D4355E">
          <w:rPr>
            <w:noProof/>
          </w:rPr>
          <w:t>3</w:t>
        </w:r>
      </w:fldSimple>
      <w:r>
        <w:t>:</w:t>
      </w:r>
      <w:r w:rsidRPr="00665096">
        <w:t xml:space="preserve"> SIR before Modelin</w:t>
      </w:r>
      <w:r>
        <w:t>g</w:t>
      </w:r>
    </w:p>
    <w:p w14:paraId="66A727FA" w14:textId="77777777" w:rsidR="00114DA9" w:rsidRDefault="00114DA9" w:rsidP="00114DA9"/>
    <w:p w14:paraId="07F15F7D" w14:textId="152FA4EE" w:rsidR="00114DA9" w:rsidRDefault="00114DA9" w:rsidP="00114DA9">
      <w:pPr>
        <w:ind w:firstLine="720"/>
      </w:pPr>
      <w:bookmarkStart w:id="45" w:name="OLE_LINK4"/>
      <w:r>
        <w:t>The outcome model</w:t>
      </w:r>
      <w:r w:rsidR="00307DED">
        <w:t xml:space="preserve">s were retrained on 80-20 train test split. </w:t>
      </w:r>
      <w:r w:rsidR="00A74533">
        <w:t>The model</w:t>
      </w:r>
      <w:r>
        <w:t xml:space="preserve"> estimated on the 2018 data predicted the likelihood of mortgage denial with an accuracy of 88.2</w:t>
      </w:r>
      <w:r w:rsidR="00EA37DC">
        <w:t>3</w:t>
      </w:r>
      <w:r>
        <w:t>% and a mean squared error (MSE) of 0.</w:t>
      </w:r>
      <w:r w:rsidR="00E573FD">
        <w:t>098</w:t>
      </w:r>
      <w:r w:rsidR="007A5ACB">
        <w:t>0</w:t>
      </w:r>
      <w:r>
        <w:t>. The corresponding 2023 model achieved an accuracy of 8</w:t>
      </w:r>
      <w:r w:rsidR="00E573FD">
        <w:t>8</w:t>
      </w:r>
      <w:r>
        <w:t>.</w:t>
      </w:r>
      <w:r w:rsidR="007A5ACB">
        <w:t>1</w:t>
      </w:r>
      <w:r w:rsidR="00E573FD">
        <w:t>2</w:t>
      </w:r>
      <w:r>
        <w:t>% with an MSE of 0.</w:t>
      </w:r>
      <w:r w:rsidR="00E573FD">
        <w:t>097</w:t>
      </w:r>
      <w:r w:rsidR="007A5ACB">
        <w:t>0</w:t>
      </w:r>
      <w:r>
        <w:t>. These models were then used to compute updated expected</w:t>
      </w:r>
      <w:r w:rsidR="00D71136">
        <w:t xml:space="preserve"> </w:t>
      </w:r>
      <w:r>
        <w:t>denial rates, adjusted for observed credit risk characteristics</w:t>
      </w:r>
      <w:r w:rsidR="00D71136">
        <w:t>, averaged statewide</w:t>
      </w:r>
      <w:r>
        <w:t xml:space="preserve">. </w:t>
      </w:r>
      <w:r w:rsidR="000812C0">
        <w:t xml:space="preserve">The predicted and observed denial rates for all the years is in </w:t>
      </w:r>
      <w:r w:rsidR="00BF43A1">
        <w:t>the Appendix A2.</w:t>
      </w:r>
    </w:p>
    <w:bookmarkEnd w:id="45"/>
    <w:p w14:paraId="113432DE" w14:textId="6BF42795" w:rsidR="00F41B08" w:rsidRDefault="00061ACA" w:rsidP="00114DA9">
      <w:pPr>
        <w:ind w:firstLine="720"/>
      </w:pPr>
      <w:r w:rsidRPr="00061ACA">
        <w:t xml:space="preserve">Figure </w:t>
      </w:r>
      <w:r>
        <w:t>4</w:t>
      </w:r>
      <w:r w:rsidRPr="00061ACA">
        <w:t xml:space="preserve"> presents the 20 counties with the largest absolute change in risk-adjusted SIR between 2018 and 2023, alongside their population profiles relative to the Texas statewide average. Counties that worsened disproportionately include Duval and Dimmit</w:t>
      </w:r>
      <w:r>
        <w:t xml:space="preserve"> – b</w:t>
      </w:r>
      <w:r w:rsidRPr="00061ACA">
        <w:t>ot</w:t>
      </w:r>
      <w:r>
        <w:t>h</w:t>
      </w:r>
      <w:r w:rsidRPr="00061ACA">
        <w:t xml:space="preserve"> with minority population shares exceeding 88%, well above the statewide </w:t>
      </w:r>
      <w:r w:rsidR="00676959" w:rsidRPr="00061ACA">
        <w:t xml:space="preserve">average </w:t>
      </w:r>
      <w:r w:rsidR="00676959">
        <w:t>–</w:t>
      </w:r>
      <w:r w:rsidR="00AC6896">
        <w:t xml:space="preserve"> </w:t>
      </w:r>
      <w:r w:rsidR="00AC6896">
        <w:lastRenderedPageBreak/>
        <w:t>s</w:t>
      </w:r>
      <w:r w:rsidRPr="00061ACA">
        <w:t>uggestin</w:t>
      </w:r>
      <w:r w:rsidR="00AC6896">
        <w:t>g t</w:t>
      </w:r>
      <w:r w:rsidRPr="00061ACA">
        <w:t xml:space="preserve">hat some majority-minority counties experienced a widening gap in denial disparities over the period. However, the pattern is not uniform: Zavala County, which has the highest minority share in the panel at 93.6%, improved over the same period, and Clay </w:t>
      </w:r>
      <w:r w:rsidR="00B57F76" w:rsidRPr="00061ACA">
        <w:t xml:space="preserve">County </w:t>
      </w:r>
      <w:r w:rsidR="00B57F76">
        <w:t xml:space="preserve">– with </w:t>
      </w:r>
      <w:r w:rsidRPr="00061ACA">
        <w:t xml:space="preserve">a minority share of just 10.2% </w:t>
      </w:r>
      <w:r w:rsidR="00B57F76">
        <w:t>–</w:t>
      </w:r>
      <w:r w:rsidRPr="00061ACA">
        <w:t xml:space="preserve"> worsened substantially. Income appears as a more consistent signal: several of the counties that worsened show median incomes below the statewide average (darker blue in the income column), while DTI </w:t>
      </w:r>
      <w:r w:rsidR="00D912F3">
        <w:t xml:space="preserve">profiles </w:t>
      </w:r>
      <w:r w:rsidR="00D912F3" w:rsidRPr="00061ACA">
        <w:t>show</w:t>
      </w:r>
      <w:r w:rsidRPr="00061ACA">
        <w:t xml:space="preserve"> less systematic differentiation. These findings suggest that while racial composition plays a role in some counties' worsening denial disparities, income disadvantage may be a more consistent structural factor across the top movers.</w:t>
      </w:r>
      <w:r w:rsidR="006F23EE">
        <w:t xml:space="preserve"> Similarly, we observe high DTI ratios for the counties whose SIR got worse</w:t>
      </w:r>
      <w:r w:rsidR="00995455">
        <w:t xml:space="preserve"> after adjusting for the risk factors.</w:t>
      </w:r>
    </w:p>
    <w:p w14:paraId="7176CDDE" w14:textId="77777777" w:rsidR="00D912F3" w:rsidRDefault="00D912F3" w:rsidP="00114DA9">
      <w:pPr>
        <w:ind w:firstLine="720"/>
      </w:pPr>
    </w:p>
    <w:p w14:paraId="0081068F" w14:textId="77777777" w:rsidR="000764CD" w:rsidRDefault="00114DA9" w:rsidP="000764CD">
      <w:pPr>
        <w:keepNext/>
        <w:jc w:val="center"/>
      </w:pPr>
      <w:r>
        <w:rPr>
          <w:noProof/>
        </w:rPr>
        <w:drawing>
          <wp:inline distT="0" distB="0" distL="0" distR="0" wp14:anchorId="3BF091D8" wp14:editId="0D9F694A">
            <wp:extent cx="6266450" cy="3133225"/>
            <wp:effectExtent l="0" t="0" r="0" b="3810"/>
            <wp:docPr id="88172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0525"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266450" cy="3133225"/>
                    </a:xfrm>
                    <a:prstGeom prst="rect">
                      <a:avLst/>
                    </a:prstGeom>
                    <a:noFill/>
                  </pic:spPr>
                </pic:pic>
              </a:graphicData>
            </a:graphic>
          </wp:inline>
        </w:drawing>
      </w:r>
    </w:p>
    <w:p w14:paraId="4766CEFD" w14:textId="18D5C16E" w:rsidR="00216D45" w:rsidRDefault="000764CD" w:rsidP="008B1131">
      <w:pPr>
        <w:pStyle w:val="Caption"/>
        <w:jc w:val="center"/>
      </w:pPr>
      <w:r>
        <w:t xml:space="preserve">Figure </w:t>
      </w:r>
      <w:fldSimple w:instr=" SEQ Figure \* ARABIC ">
        <w:r w:rsidR="00D4355E">
          <w:rPr>
            <w:noProof/>
          </w:rPr>
          <w:t>4</w:t>
        </w:r>
      </w:fldSimple>
      <w:r>
        <w:t>:</w:t>
      </w:r>
      <w:r w:rsidRPr="003D5C7E">
        <w:t xml:space="preserve"> SIR post </w:t>
      </w:r>
      <w:r w:rsidR="009223D7">
        <w:t xml:space="preserve">risk </w:t>
      </w:r>
      <w:r w:rsidRPr="003D5C7E">
        <w:t xml:space="preserve">adjustment </w:t>
      </w:r>
    </w:p>
    <w:p w14:paraId="7F707F00" w14:textId="77777777" w:rsidR="009B65A5" w:rsidRDefault="009B65A5" w:rsidP="00114DA9"/>
    <w:p w14:paraId="5842682A" w14:textId="137553D1" w:rsidR="00216A88" w:rsidRDefault="00597986" w:rsidP="00D4355E">
      <w:pPr>
        <w:ind w:firstLine="720"/>
      </w:pPr>
      <w:r>
        <w:t>The</w:t>
      </w:r>
      <w:r w:rsidR="00783FB0">
        <w:t xml:space="preserve"> county profiles for </w:t>
      </w:r>
      <w:r w:rsidR="008C28B9">
        <w:t>characteristics</w:t>
      </w:r>
      <w:r w:rsidR="00783FB0">
        <w:t xml:space="preserve"> before and after adjusting for </w:t>
      </w:r>
      <w:r w:rsidR="008C28B9">
        <w:t xml:space="preserve">credit </w:t>
      </w:r>
      <w:r w:rsidR="00783FB0">
        <w:t xml:space="preserve">risk factors are </w:t>
      </w:r>
      <w:r w:rsidR="008C28B9">
        <w:t>presented</w:t>
      </w:r>
      <w:r w:rsidR="00783FB0">
        <w:t xml:space="preserve"> in Figure </w:t>
      </w:r>
      <w:r w:rsidR="009B65A5">
        <w:t xml:space="preserve">5. </w:t>
      </w:r>
      <w:r w:rsidR="00C43BCD">
        <w:t xml:space="preserve">We observe notable trends in </w:t>
      </w:r>
      <w:r w:rsidR="007F6986">
        <w:t>the minority population share (P</w:t>
      </w:r>
      <w:r w:rsidR="00C43BCD">
        <w:t>anel C</w:t>
      </w:r>
      <w:r w:rsidR="007F6986">
        <w:t>)</w:t>
      </w:r>
      <w:r w:rsidR="00C43BCD">
        <w:t xml:space="preserve">. In 2018, the risk </w:t>
      </w:r>
      <w:r w:rsidR="007F6986">
        <w:t>unadjusted</w:t>
      </w:r>
      <w:r w:rsidR="00C43BCD">
        <w:t xml:space="preserve"> SIR </w:t>
      </w:r>
      <w:r w:rsidR="007F6986">
        <w:t>shows that counties with</w:t>
      </w:r>
      <w:r w:rsidR="001763F6">
        <w:t xml:space="preserve"> </w:t>
      </w:r>
      <w:r w:rsidR="007F6986">
        <w:t xml:space="preserve">higher </w:t>
      </w:r>
      <w:r w:rsidR="001763F6">
        <w:t xml:space="preserve">minority </w:t>
      </w:r>
      <w:r w:rsidR="007F6986">
        <w:t>concentrations</w:t>
      </w:r>
      <w:r w:rsidR="001763F6">
        <w:t xml:space="preserve"> </w:t>
      </w:r>
      <w:r w:rsidR="007F6986">
        <w:t>are generally associated with higher denial risk</w:t>
      </w:r>
      <w:r w:rsidR="00943597">
        <w:t>.</w:t>
      </w:r>
      <w:r w:rsidR="00BF0D98">
        <w:t xml:space="preserve"> </w:t>
      </w:r>
      <w:r w:rsidR="00943597">
        <w:t xml:space="preserve">However, after adjusting for risk factors, an opposing trend </w:t>
      </w:r>
      <w:r w:rsidR="005721C2">
        <w:t xml:space="preserve">emerges: the median minority population is notably higher </w:t>
      </w:r>
      <w:r w:rsidR="004230A8">
        <w:t xml:space="preserve">in counties with the “Low” SIR category (&lt;0.75) compared to </w:t>
      </w:r>
      <w:r w:rsidR="00042C6F">
        <w:t>those</w:t>
      </w:r>
      <w:r w:rsidR="004230A8">
        <w:t xml:space="preserve"> </w:t>
      </w:r>
      <w:r w:rsidR="00042C6F">
        <w:t>in the “High” SIR category</w:t>
      </w:r>
      <w:r w:rsidR="00497F0F">
        <w:t xml:space="preserve">. </w:t>
      </w:r>
      <w:r w:rsidR="00042C6F">
        <w:t>By</w:t>
      </w:r>
      <w:r w:rsidR="00497F0F">
        <w:t xml:space="preserve"> 2023</w:t>
      </w:r>
      <w:r w:rsidR="00367D18">
        <w:t xml:space="preserve">, the </w:t>
      </w:r>
      <w:r w:rsidR="00042C6F">
        <w:t>relationship transitions to a flat trend</w:t>
      </w:r>
      <w:r w:rsidR="00367D18">
        <w:t xml:space="preserve"> </w:t>
      </w:r>
      <w:r w:rsidR="0009309D">
        <w:t xml:space="preserve">where the </w:t>
      </w:r>
      <w:r w:rsidR="0036530A">
        <w:t xml:space="preserve">median minority population percentage is generally </w:t>
      </w:r>
      <w:r w:rsidR="0009309D">
        <w:t>uniform across</w:t>
      </w:r>
      <w:r w:rsidR="00BB4677">
        <w:t xml:space="preserve"> </w:t>
      </w:r>
      <w:r w:rsidR="0036530A">
        <w:t xml:space="preserve">for </w:t>
      </w:r>
      <w:r w:rsidR="00354F4D">
        <w:t>all SIR categories</w:t>
      </w:r>
      <w:r w:rsidR="0036530A">
        <w:t>.</w:t>
      </w:r>
      <w:r w:rsidR="00FB505B">
        <w:t xml:space="preserve"> </w:t>
      </w:r>
    </w:p>
    <w:p w14:paraId="2B3DC4BD" w14:textId="5608532A" w:rsidR="00216D45" w:rsidRDefault="00BB4677" w:rsidP="00D4355E">
      <w:pPr>
        <w:ind w:firstLine="720"/>
      </w:pPr>
      <w:r>
        <w:lastRenderedPageBreak/>
        <w:t>Other county</w:t>
      </w:r>
      <w:r w:rsidR="00FB505B">
        <w:t xml:space="preserve"> </w:t>
      </w:r>
      <w:r>
        <w:t>characteristics</w:t>
      </w:r>
      <w:r w:rsidR="00AE1068">
        <w:t xml:space="preserve"> </w:t>
      </w:r>
      <w:r>
        <w:t>remain relatively stable across</w:t>
      </w:r>
      <w:r w:rsidR="00AE1068">
        <w:t xml:space="preserve"> </w:t>
      </w:r>
      <w:r w:rsidR="008B45F4">
        <w:t>both unadjusted and risk-adjusted</w:t>
      </w:r>
      <w:r w:rsidR="00AE1068">
        <w:t xml:space="preserve"> </w:t>
      </w:r>
      <w:r w:rsidR="008B45F4">
        <w:t>models</w:t>
      </w:r>
      <w:r w:rsidR="00316DF7">
        <w:t>.</w:t>
      </w:r>
      <w:r w:rsidR="008B45F4">
        <w:t xml:space="preserve"> Median property values (Panel A) trend higher in “High” SIR categories, a trend that is particularly pronounced in the 2023 risk-adjusted results.</w:t>
      </w:r>
      <w:r w:rsidR="009B2681">
        <w:t xml:space="preserve"> The median age of housing units (Panel B) shows that counties with higher denial risk often possess slightly older </w:t>
      </w:r>
      <w:r w:rsidR="005D1E44">
        <w:t>housing stock. Finally, the minority applicant denial rate (Panel D) maintains a consistent positive correlation with SIR categories, with countie</w:t>
      </w:r>
      <w:r w:rsidR="00F72622">
        <w:t>s in the “High” SIR group exhibiting the highest raw denial rates for minority populations both before and after adjustment.</w:t>
      </w:r>
    </w:p>
    <w:p w14:paraId="38F02A24" w14:textId="77777777" w:rsidR="009B65A5" w:rsidRDefault="009B65A5" w:rsidP="00114DA9"/>
    <w:p w14:paraId="47422D3D" w14:textId="77777777" w:rsidR="00D4355E" w:rsidRDefault="008B49A1" w:rsidP="00D4355E">
      <w:pPr>
        <w:keepNext/>
      </w:pPr>
      <w:r>
        <w:rPr>
          <w:noProof/>
        </w:rPr>
        <w:drawing>
          <wp:inline distT="0" distB="0" distL="0" distR="0" wp14:anchorId="4541522A" wp14:editId="1AD6F4F0">
            <wp:extent cx="5943600" cy="5488940"/>
            <wp:effectExtent l="0" t="0" r="3175" b="0"/>
            <wp:docPr id="12429189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18939" name="Picture 28"/>
                    <pic:cNvPicPr/>
                  </pic:nvPicPr>
                  <pic:blipFill>
                    <a:blip r:embed="rId13">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57BA536D" w14:textId="569113AE" w:rsidR="00316DF7" w:rsidRDefault="00D4355E" w:rsidP="001C4FD5">
      <w:pPr>
        <w:pStyle w:val="Caption"/>
        <w:jc w:val="center"/>
      </w:pPr>
      <w:r>
        <w:t xml:space="preserve">Figure </w:t>
      </w:r>
      <w:fldSimple w:instr=" SEQ Figure \* ARABIC ">
        <w:r>
          <w:rPr>
            <w:noProof/>
          </w:rPr>
          <w:t>5</w:t>
        </w:r>
      </w:fldSimple>
      <w:r>
        <w:t>: Trends in county profiles before and after adjusting for the risk factors.</w:t>
      </w:r>
    </w:p>
    <w:p w14:paraId="2ABC1066" w14:textId="77777777" w:rsidR="00316DF7" w:rsidRDefault="00316DF7" w:rsidP="00114DA9"/>
    <w:p w14:paraId="146D3B0D" w14:textId="461E1068" w:rsidR="00114DA9" w:rsidRPr="00BE2CB1" w:rsidRDefault="00114DA9" w:rsidP="00114DA9">
      <w:pPr>
        <w:pStyle w:val="ListParagraph"/>
        <w:numPr>
          <w:ilvl w:val="0"/>
          <w:numId w:val="3"/>
        </w:numPr>
        <w:ind w:hanging="720"/>
        <w:rPr>
          <w:b/>
          <w:bCs/>
        </w:rPr>
      </w:pPr>
      <w:r w:rsidRPr="00BE2CB1">
        <w:rPr>
          <w:b/>
          <w:bCs/>
        </w:rPr>
        <w:lastRenderedPageBreak/>
        <w:t>Conclusion</w:t>
      </w:r>
    </w:p>
    <w:p w14:paraId="38FC1F66" w14:textId="79EB4492" w:rsidR="00BB2A13" w:rsidRDefault="00BB2A13" w:rsidP="00FD4BF4">
      <w:pPr>
        <w:ind w:firstLine="720"/>
      </w:pPr>
      <w:r>
        <w:t xml:space="preserve">A core finding of this study is the reversal of the relationship between minority population density and mortgage denial risk, especially in the 2018 risk-adjusted model. The emergence of the </w:t>
      </w:r>
      <w:r w:rsidR="000E03CD">
        <w:t xml:space="preserve">opposing trend in 2018 suggests that once individual credit factors </w:t>
      </w:r>
      <w:r w:rsidR="00AD1A36">
        <w:t xml:space="preserve">are controlled for, counties with high minority populations </w:t>
      </w:r>
      <w:proofErr w:type="gramStart"/>
      <w:r w:rsidR="00AD1A36">
        <w:t>actually performed</w:t>
      </w:r>
      <w:proofErr w:type="gramEnd"/>
      <w:r w:rsidR="00AD1A36">
        <w:t xml:space="preserve"> better (denying fewer loans) than the statewide expected rate. This indicates</w:t>
      </w:r>
      <w:r w:rsidR="009B7E25">
        <w:t xml:space="preserve"> that the higher raw denial rates in these areas are largely explained by observable risk factors rather than geography location alone.</w:t>
      </w:r>
    </w:p>
    <w:p w14:paraId="4FA21453" w14:textId="664EF0D2" w:rsidR="00F25717" w:rsidRDefault="00D52279" w:rsidP="00423B26">
      <w:pPr>
        <w:ind w:firstLine="720"/>
      </w:pPr>
      <w:r>
        <w:t>The transition from the opposing trend in 2018 to a flatter one in 2023 reflects a shift in mortgage approval dynamics. The initial protective effect</w:t>
      </w:r>
      <w:r w:rsidR="00BB0CB4">
        <w:t xml:space="preserve"> seen in minority dense areas may be attributed to local economic conditions: specifically lower property values and older housing units (typically found in western Texas counties)</w:t>
      </w:r>
      <w:r w:rsidR="00A902D2">
        <w:t xml:space="preserve"> can make mortgages more affordable for lower-income buyers, thereby reducing the denial rates relative to wealthie</w:t>
      </w:r>
      <w:r w:rsidR="00E51B86">
        <w:t>r urban centers. Furthermore, the improvement in these areas during the early stu</w:t>
      </w:r>
      <w:r w:rsidR="005B6072">
        <w:t>d</w:t>
      </w:r>
      <w:r w:rsidR="00E51B86">
        <w:t xml:space="preserve">y period may have been bolstered by targeted lending programs and </w:t>
      </w:r>
      <w:r w:rsidR="0075421B" w:rsidRPr="0075421B">
        <w:t>COVID</w:t>
      </w:r>
      <w:r w:rsidR="0075421B" w:rsidRPr="0075421B">
        <w:rPr>
          <w:rFonts w:ascii="Cambria Math" w:hAnsi="Cambria Math" w:cs="Cambria Math"/>
        </w:rPr>
        <w:t>‑</w:t>
      </w:r>
      <w:r w:rsidR="0075421B" w:rsidRPr="0075421B">
        <w:t xml:space="preserve">19–related assistance </w:t>
      </w:r>
      <w:r w:rsidR="0075421B">
        <w:t>initiatives</w:t>
      </w:r>
      <w:r w:rsidR="007F1790">
        <w:t xml:space="preserve"> designed to promote fair lending in historically disadvantaged regions</w:t>
      </w:r>
      <w:r w:rsidR="0075421B">
        <w:t>.</w:t>
      </w:r>
      <w:r w:rsidR="00481DB7">
        <w:t xml:space="preserve"> The stabilization of these trends by 2023 suggests that the geographic advantages once present in these high minority counties have largely dissipated, leading to a more uniform distribution of denial risk across the state’s diverse demographic landscape.</w:t>
      </w:r>
      <w:r w:rsidR="00F25717">
        <w:t xml:space="preserve"> Taken </w:t>
      </w:r>
      <w:r w:rsidR="00423B26">
        <w:t>collectively</w:t>
      </w:r>
      <w:r w:rsidR="00F25717">
        <w:t>, the observed variation in SIR across Texas counties underscores the complex interplay between demographic structure, local economic conditions, and policy environments. Understanding these interconnected dynamics is essential for developing strategies that foster more equitable mortgage lending practices.</w:t>
      </w:r>
    </w:p>
    <w:p w14:paraId="17F28FA4" w14:textId="49CB317E" w:rsidR="00F25717" w:rsidRDefault="00F25717" w:rsidP="00FD4BF4">
      <w:pPr>
        <w:ind w:firstLine="720"/>
      </w:pPr>
      <w:r>
        <w:t xml:space="preserve">Although the initial dataset appeared to </w:t>
      </w:r>
      <w:r w:rsidR="001F5833">
        <w:t>indicate evidence of contemporary redlining, defined as disproportionate mortgage denials affecting certain neighborhoods or applicant groups (Pearson et al., 2023)</w:t>
      </w:r>
      <w:r w:rsidR="008231D3">
        <w:t>, f</w:t>
      </w:r>
      <w:r w:rsidR="001F5833">
        <w:t>urther analysis that controls</w:t>
      </w:r>
      <w:r>
        <w:t xml:space="preserve"> for relevant risk factors offers a more nuanced interpretation and helps explain part of the observed variability. The strong predictive role of minority population share aligns with Loya’s (2021) conclusion that borrowers in predominantly minority communities remain more likely to experience loan denials or be offered high</w:t>
      </w:r>
      <w:r>
        <w:rPr>
          <w:rFonts w:ascii="Cambria Math" w:hAnsi="Cambria Math" w:cs="Cambria Math"/>
        </w:rPr>
        <w:t>‑</w:t>
      </w:r>
      <w:r>
        <w:t>cost alternatives.</w:t>
      </w:r>
    </w:p>
    <w:p w14:paraId="4F7D5819" w14:textId="5D14E455" w:rsidR="00F25717" w:rsidRDefault="00F25717" w:rsidP="00FD4BF4">
      <w:pPr>
        <w:ind w:firstLine="720"/>
      </w:pPr>
      <w:r>
        <w:t>This study advances the literature by integrating advanced statistical techniques, including LASSO regression and SIR estimation, to identify and control for significant risk factors associated with mortgage denials. These methods helped clarify the extent to which demographic and economic characteristics contribute to disparities across Texas counties. However, several limitations should be noted.</w:t>
      </w:r>
      <w:r w:rsidR="001610EF">
        <w:t xml:space="preserve"> </w:t>
      </w:r>
      <w:r>
        <w:t xml:space="preserve">A primary challenge was the lack of access to comprehensive </w:t>
      </w:r>
      <w:r w:rsidR="001610EF">
        <w:t>applicant-level</w:t>
      </w:r>
      <w:r>
        <w:t xml:space="preserve"> data, particularly actual credit scores and </w:t>
      </w:r>
      <w:r>
        <w:lastRenderedPageBreak/>
        <w:t>complete information on loan origination costs. Additionally, defining minority status remains complex in the Texas context</w:t>
      </w:r>
      <w:r w:rsidR="001610EF">
        <w:t>:</w:t>
      </w:r>
      <w:r>
        <w:t xml:space="preserve"> although 40.2% of Texas residents identify as Hispanic (“Texas Tribune,” 2022), Hispanics continue to be categorized as a minority group under the Financial Institutions Reform, Recovery, and Enforcement Act of 1989 (FIRREA, 1989). We also acknowledge that this study does not establish causality, and further work is needed to determine whether the observed associations reflect underlying causal mechanisms.</w:t>
      </w:r>
    </w:p>
    <w:p w14:paraId="53E80B2E" w14:textId="7E7B8116" w:rsidR="00F25717" w:rsidRDefault="00F25717" w:rsidP="00FD4BF4">
      <w:pPr>
        <w:ind w:firstLine="720"/>
      </w:pPr>
      <w:r>
        <w:t xml:space="preserve">Future research should </w:t>
      </w:r>
      <w:r w:rsidR="001610EF">
        <w:t>address these data limitations by incorporating more granular,</w:t>
      </w:r>
      <w:r>
        <w:t xml:space="preserve"> comprehensive datasets. Investigating potential causal relationships among demographic, economic, and policy variables</w:t>
      </w:r>
      <w:r w:rsidR="001610EF">
        <w:t xml:space="preserve">, </w:t>
      </w:r>
      <w:r>
        <w:t>as well as the influence of additional confounding factors such as local labor market conditions, housing supply constraints, and spatial patterns of development</w:t>
      </w:r>
      <w:r w:rsidR="001610EF">
        <w:t xml:space="preserve">, </w:t>
      </w:r>
      <w:r>
        <w:t xml:space="preserve">would further enhance our understanding of </w:t>
      </w:r>
      <w:r w:rsidR="001610EF">
        <w:t>disparities in mortgage approvals</w:t>
      </w:r>
      <w:r>
        <w:t xml:space="preserve">. Continued refinement of the modeling framework and expansion of available data will allow researchers and policymakers to more effectively identify drivers of inequitable lending outcomes and </w:t>
      </w:r>
      <w:r w:rsidR="001610EF">
        <w:t>design informed policies that help narrow</w:t>
      </w:r>
      <w:r>
        <w:t xml:space="preserve"> racial and ethnic gaps in homeownership.</w:t>
      </w:r>
    </w:p>
    <w:p w14:paraId="47EBAED1" w14:textId="77777777" w:rsidR="00865DB2" w:rsidRDefault="00865DB2" w:rsidP="00865DB2">
      <w:pPr>
        <w:sectPr w:rsidR="00865DB2" w:rsidSect="00CA6E8F">
          <w:pgSz w:w="12240" w:h="15840"/>
          <w:pgMar w:top="1440" w:right="1440" w:bottom="1440" w:left="1440" w:header="720" w:footer="720" w:gutter="0"/>
          <w:cols w:space="720"/>
          <w:docGrid w:linePitch="360"/>
        </w:sectPr>
      </w:pPr>
    </w:p>
    <w:p w14:paraId="1B31291D" w14:textId="04903740" w:rsidR="00114DA9" w:rsidRPr="00704AD6" w:rsidRDefault="00865DB2" w:rsidP="00865DB2">
      <w:pPr>
        <w:rPr>
          <w:b/>
          <w:bCs/>
        </w:rPr>
      </w:pPr>
      <w:r w:rsidRPr="00704AD6">
        <w:rPr>
          <w:b/>
          <w:bCs/>
        </w:rPr>
        <w:lastRenderedPageBreak/>
        <w:t>References</w:t>
      </w:r>
    </w:p>
    <w:p w14:paraId="39D4EA1B" w14:textId="0FC5B307" w:rsidR="00865DB2" w:rsidRDefault="00865DB2" w:rsidP="00865DB2">
      <w:proofErr w:type="spellStart"/>
      <w:r>
        <w:t>Amuedo</w:t>
      </w:r>
      <w:proofErr w:type="spellEnd"/>
      <w:r>
        <w:t>-Dorantes, C., &amp; Mundra, K. (2013). Immigrant homeownership and immigration status: Evidence from Spain. Review of International Economics, 21(2), 204–218.</w:t>
      </w:r>
      <w:r w:rsidR="00BB428C" w:rsidRPr="00BB428C">
        <w:t xml:space="preserve"> https://doi.org/10.1111/roie.12031</w:t>
      </w:r>
    </w:p>
    <w:p w14:paraId="3825E33A" w14:textId="77777777" w:rsidR="00865DB2" w:rsidRDefault="00865DB2" w:rsidP="00865DB2">
      <w:r>
        <w:t>Apgar, W. C., &amp; Calder, A. (2005). The dual mortgage market: The persistence of discrimination in mortgage lending. In X. de Souza Briggs (Ed.), The geography of opportunity: Race and housing choice in metropolitan America (pp. 101–126). Brookings Institution Press.</w:t>
      </w:r>
    </w:p>
    <w:p w14:paraId="4CB123F6" w14:textId="7A5F87B5" w:rsidR="001C63F2" w:rsidRDefault="001C63F2" w:rsidP="00865DB2">
      <w:r w:rsidRPr="001C63F2">
        <w:t xml:space="preserve">Avery, R. B., Brevoort, K. P., &amp; Canner, G. B. (2008). The 2007 </w:t>
      </w:r>
      <w:proofErr w:type="spellStart"/>
      <w:r w:rsidRPr="001C63F2">
        <w:t>hmda</w:t>
      </w:r>
      <w:proofErr w:type="spellEnd"/>
      <w:r w:rsidRPr="001C63F2">
        <w:t xml:space="preserve"> data. </w:t>
      </w:r>
      <w:r w:rsidRPr="001C63F2">
        <w:rPr>
          <w:i/>
        </w:rPr>
        <w:t xml:space="preserve">Federal </w:t>
      </w:r>
      <w:bookmarkStart w:id="46" w:name="_bookmark10"/>
      <w:bookmarkEnd w:id="46"/>
      <w:r w:rsidRPr="001C63F2">
        <w:rPr>
          <w:i/>
        </w:rPr>
        <w:t>Reserve Bulletin</w:t>
      </w:r>
      <w:r w:rsidRPr="001C63F2">
        <w:t>, A107–A107.</w:t>
      </w:r>
    </w:p>
    <w:p w14:paraId="7C651E5A" w14:textId="4EA5B615" w:rsidR="001C63F2" w:rsidRDefault="001C63F2" w:rsidP="00865DB2">
      <w:r w:rsidRPr="001C63F2">
        <w:t xml:space="preserve">Avery, R. B., &amp; Buynak, T. M. (1981). Mortgage redlining: Some new evidence. </w:t>
      </w:r>
      <w:r w:rsidRPr="001C63F2">
        <w:rPr>
          <w:i/>
        </w:rPr>
        <w:t xml:space="preserve">Economic </w:t>
      </w:r>
      <w:bookmarkStart w:id="47" w:name="_bookmark11"/>
      <w:bookmarkEnd w:id="47"/>
      <w:r w:rsidRPr="001C63F2">
        <w:rPr>
          <w:i/>
        </w:rPr>
        <w:t>Review</w:t>
      </w:r>
      <w:r w:rsidRPr="001C63F2">
        <w:t xml:space="preserve">, </w:t>
      </w:r>
      <w:r w:rsidRPr="001C63F2">
        <w:rPr>
          <w:i/>
        </w:rPr>
        <w:t xml:space="preserve">17 </w:t>
      </w:r>
      <w:r w:rsidRPr="001C63F2">
        <w:t>(3), 15–31.</w:t>
      </w:r>
    </w:p>
    <w:p w14:paraId="0F0DFD46" w14:textId="77777777" w:rsidR="00392672" w:rsidRPr="00392672" w:rsidRDefault="00392672" w:rsidP="00392672">
      <w:r w:rsidRPr="00392672">
        <w:t xml:space="preserve">Bartlett, R., Morse, A., Stanton, R., &amp; Wallace, N. E. (2021). Consumer-lending </w:t>
      </w:r>
      <w:proofErr w:type="spellStart"/>
      <w:r w:rsidRPr="00392672">
        <w:t>discrim-ination</w:t>
      </w:r>
      <w:proofErr w:type="spellEnd"/>
      <w:r w:rsidRPr="00392672">
        <w:t xml:space="preserve"> in the fintech era. </w:t>
      </w:r>
      <w:r w:rsidRPr="00392672">
        <w:rPr>
          <w:i/>
        </w:rPr>
        <w:t>Journal of Financial Economics</w:t>
      </w:r>
      <w:r w:rsidRPr="00392672">
        <w:t xml:space="preserve">, </w:t>
      </w:r>
      <w:r w:rsidRPr="00392672">
        <w:rPr>
          <w:i/>
        </w:rPr>
        <w:t xml:space="preserve">143 </w:t>
      </w:r>
      <w:r w:rsidRPr="00392672">
        <w:t xml:space="preserve">(1), 1–26. </w:t>
      </w:r>
      <w:hyperlink r:id="rId14">
        <w:r w:rsidRPr="00392672">
          <w:rPr>
            <w:rStyle w:val="Hyperlink"/>
          </w:rPr>
          <w:t>https:</w:t>
        </w:r>
      </w:hyperlink>
    </w:p>
    <w:bookmarkStart w:id="48" w:name="_bookmark12"/>
    <w:bookmarkEnd w:id="48"/>
    <w:p w14:paraId="26BA2B84" w14:textId="77777777" w:rsidR="00392672" w:rsidRPr="00392672" w:rsidRDefault="00392672" w:rsidP="00392672">
      <w:r w:rsidRPr="00392672">
        <w:fldChar w:fldCharType="begin"/>
      </w:r>
      <w:r w:rsidRPr="00392672">
        <w:instrText>HYPERLINK "https://doi.org/10.1016/j.jfineco.2021.04.030" \h</w:instrText>
      </w:r>
      <w:r w:rsidRPr="00392672">
        <w:fldChar w:fldCharType="separate"/>
      </w:r>
      <w:r w:rsidRPr="00392672">
        <w:rPr>
          <w:rStyle w:val="Hyperlink"/>
        </w:rPr>
        <w:t>//doi.org/10.1016/j.jfineco.2021.04.030</w:t>
      </w:r>
      <w:r w:rsidRPr="00392672">
        <w:fldChar w:fldCharType="end"/>
      </w:r>
    </w:p>
    <w:p w14:paraId="5C956136" w14:textId="6C28EC8E" w:rsidR="00392672" w:rsidRDefault="00392672" w:rsidP="00865DB2">
      <w:r w:rsidRPr="00392672">
        <w:t xml:space="preserve">Bayer, P., Ferreira, F., &amp; Ross, S. L. (2018). What drives racial and ethnic differences in high-cost mortgages? the role of high-risk lenders. </w:t>
      </w:r>
      <w:r w:rsidRPr="00392672">
        <w:rPr>
          <w:i/>
        </w:rPr>
        <w:t>Review of Financial Studies</w:t>
      </w:r>
      <w:r w:rsidRPr="00392672">
        <w:t xml:space="preserve">, </w:t>
      </w:r>
      <w:bookmarkStart w:id="49" w:name="_bookmark13"/>
      <w:bookmarkEnd w:id="49"/>
      <w:r w:rsidRPr="00392672">
        <w:rPr>
          <w:i/>
        </w:rPr>
        <w:t xml:space="preserve">31 </w:t>
      </w:r>
      <w:r w:rsidRPr="00392672">
        <w:t xml:space="preserve">(6), 2192–2235. </w:t>
      </w:r>
      <w:hyperlink r:id="rId15">
        <w:r w:rsidRPr="00392672">
          <w:rPr>
            <w:rStyle w:val="Hyperlink"/>
          </w:rPr>
          <w:t>https://doi.org/10.1093/rfs/hhx121</w:t>
        </w:r>
      </w:hyperlink>
    </w:p>
    <w:p w14:paraId="34517636" w14:textId="2B4E5ADA" w:rsidR="00EF1B92" w:rsidRDefault="00EF1B92" w:rsidP="00865DB2">
      <w:r w:rsidRPr="00EF1B92">
        <w:t>Buchanan, D. (2003). Social Epidemiology: Berkman, LF, Kawachi</w:t>
      </w:r>
      <w:r>
        <w:t>, I (Eds).</w:t>
      </w:r>
      <w:r w:rsidRPr="00EF1B92">
        <w:t xml:space="preserve"> Oxford University Press, New York, 2000, pp. 391.</w:t>
      </w:r>
    </w:p>
    <w:p w14:paraId="6111BADD" w14:textId="210B88D0" w:rsidR="008B64B3" w:rsidRDefault="008B64B3" w:rsidP="00865DB2">
      <w:proofErr w:type="spellStart"/>
      <w:r w:rsidRPr="008B64B3">
        <w:t>Besbris</w:t>
      </w:r>
      <w:proofErr w:type="spellEnd"/>
      <w:r w:rsidRPr="008B64B3">
        <w:t>, M., Faber, J. W., &amp; Sharkey, P. (2019). Disentangling the effects of race and place in economic transactions: Findings from an online field experiment. City &amp; Community, 18(2), 529-555.</w:t>
      </w:r>
    </w:p>
    <w:p w14:paraId="1F68CE98" w14:textId="75276540" w:rsidR="000305CA" w:rsidRDefault="000305CA" w:rsidP="00865DB2">
      <w:r w:rsidRPr="000305CA">
        <w:t xml:space="preserve">Bhutta et al. (2022). How much does racial bias affect mortgage lending? evidence from human and algorithmic credit decisions [Accessed: 2024-01-15]. </w:t>
      </w:r>
      <w:hyperlink r:id="rId16">
        <w:r w:rsidRPr="000305CA">
          <w:rPr>
            <w:rStyle w:val="Hyperlink"/>
          </w:rPr>
          <w:t>https : / / www .</w:t>
        </w:r>
      </w:hyperlink>
      <w:r w:rsidRPr="000305CA">
        <w:t xml:space="preserve"> </w:t>
      </w:r>
      <w:hyperlink r:id="rId17">
        <w:r w:rsidRPr="000305CA">
          <w:rPr>
            <w:rStyle w:val="Hyperlink"/>
          </w:rPr>
          <w:t>federalreserve.gov/</w:t>
        </w:r>
        <w:proofErr w:type="spellStart"/>
        <w:r w:rsidRPr="000305CA">
          <w:rPr>
            <w:rStyle w:val="Hyperlink"/>
          </w:rPr>
          <w:t>econres</w:t>
        </w:r>
        <w:proofErr w:type="spellEnd"/>
        <w:r w:rsidRPr="000305CA">
          <w:rPr>
            <w:rStyle w:val="Hyperlink"/>
          </w:rPr>
          <w:t>/feds/how- much- does- racial- bias- affect- mortgage-</w:t>
        </w:r>
        <w:bookmarkStart w:id="50" w:name="_bookmark16"/>
        <w:bookmarkEnd w:id="50"/>
      </w:hyperlink>
      <w:hyperlink r:id="rId18">
        <w:r w:rsidRPr="000305CA">
          <w:rPr>
            <w:rStyle w:val="Hyperlink"/>
          </w:rPr>
          <w:t>lending.htm</w:t>
        </w:r>
      </w:hyperlink>
    </w:p>
    <w:p w14:paraId="7F1FF5E0" w14:textId="77777777" w:rsidR="00865DB2" w:rsidRDefault="00865DB2" w:rsidP="00865DB2">
      <w:r>
        <w:t>Bocian, D. G., Ernst, K. S., &amp; Li, W. (2008). Race, ethnicity and subprime home loan pricing. Journal of Economics and Business, 60(1–2), 110–124.</w:t>
      </w:r>
    </w:p>
    <w:p w14:paraId="17D3E635" w14:textId="77777777" w:rsidR="00865DB2" w:rsidRDefault="00865DB2" w:rsidP="00865DB2">
      <w:r>
        <w:t>Breslow, N. E., &amp; Day, N. E. (1987). Statistical methods in cancer research, Vol. 2: The design and analysis of cohort studies. International Agency for Research on Cancer.</w:t>
      </w:r>
    </w:p>
    <w:p w14:paraId="636AE32C" w14:textId="798CC0C5" w:rsidR="00316043" w:rsidRDefault="00316043" w:rsidP="00865DB2">
      <w:r w:rsidRPr="00316043">
        <w:lastRenderedPageBreak/>
        <w:t xml:space="preserve">CDC.  (2024).  </w:t>
      </w:r>
      <w:proofErr w:type="gramStart"/>
      <w:r w:rsidRPr="00316043">
        <w:rPr>
          <w:i/>
        </w:rPr>
        <w:t>Standardized  incidence</w:t>
      </w:r>
      <w:proofErr w:type="gramEnd"/>
      <w:r w:rsidRPr="00316043">
        <w:rPr>
          <w:i/>
        </w:rPr>
        <w:t xml:space="preserve">  </w:t>
      </w:r>
      <w:proofErr w:type="gramStart"/>
      <w:r w:rsidRPr="00316043">
        <w:rPr>
          <w:i/>
        </w:rPr>
        <w:t>ratio  fact</w:t>
      </w:r>
      <w:proofErr w:type="gramEnd"/>
      <w:r w:rsidRPr="00316043">
        <w:rPr>
          <w:i/>
        </w:rPr>
        <w:t xml:space="preserve">  </w:t>
      </w:r>
      <w:proofErr w:type="gramStart"/>
      <w:r w:rsidRPr="00316043">
        <w:rPr>
          <w:i/>
        </w:rPr>
        <w:t xml:space="preserve">sheet  </w:t>
      </w:r>
      <w:r w:rsidRPr="00316043">
        <w:t>[</w:t>
      </w:r>
      <w:proofErr w:type="gramEnd"/>
      <w:r w:rsidRPr="00316043">
        <w:t xml:space="preserve">Accessed:  2024-07-26].  </w:t>
      </w:r>
      <w:hyperlink r:id="rId19">
        <w:r w:rsidRPr="00316043">
          <w:rPr>
            <w:rStyle w:val="Hyperlink"/>
          </w:rPr>
          <w:t>https://</w:t>
        </w:r>
      </w:hyperlink>
      <w:r w:rsidRPr="00316043">
        <w:t xml:space="preserve"> </w:t>
      </w:r>
      <w:hyperlink r:id="rId20">
        <w:r w:rsidRPr="00316043">
          <w:rPr>
            <w:rStyle w:val="Hyperlink"/>
          </w:rPr>
          <w:t>www.cdc.gov/cancer-environment/media/pdfs/Standardized-Incidence-Ratio-</w:t>
        </w:r>
      </w:hyperlink>
      <w:hyperlink r:id="rId21">
        <w:r w:rsidRPr="00316043">
          <w:rPr>
            <w:rStyle w:val="Hyperlink"/>
          </w:rPr>
          <w:t>Fact-Sheet-508.pdf</w:t>
        </w:r>
      </w:hyperlink>
    </w:p>
    <w:p w14:paraId="41E01E0D" w14:textId="121FA789" w:rsidR="007D5463" w:rsidRDefault="007D5463" w:rsidP="00865DB2">
      <w:r w:rsidRPr="007D5463">
        <w:t>CFPB. (2022). Home mortgage disclosure act (</w:t>
      </w:r>
      <w:proofErr w:type="spellStart"/>
      <w:r w:rsidRPr="007D5463">
        <w:t>hmda</w:t>
      </w:r>
      <w:proofErr w:type="spellEnd"/>
      <w:r w:rsidRPr="007D5463">
        <w:t>) data for 2022 [Accessed: 2023-01-</w:t>
      </w:r>
      <w:bookmarkStart w:id="51" w:name="_bookmark21"/>
      <w:bookmarkEnd w:id="51"/>
      <w:r w:rsidRPr="007D5463">
        <w:t xml:space="preserve">28]. </w:t>
      </w:r>
      <w:hyperlink r:id="rId22">
        <w:r w:rsidRPr="007D5463">
          <w:rPr>
            <w:rStyle w:val="Hyperlink"/>
          </w:rPr>
          <w:t>https://ffiec.cfpb.gov/data-browser/data/2022?category=nationwide</w:t>
        </w:r>
      </w:hyperlink>
      <w:r w:rsidRPr="007D5463">
        <w:t>.</w:t>
      </w:r>
    </w:p>
    <w:p w14:paraId="2BD335F3" w14:textId="5B37E70E" w:rsidR="001C63F2" w:rsidRDefault="001C63F2" w:rsidP="00865DB2">
      <w:r w:rsidRPr="001C63F2">
        <w:t xml:space="preserve">CFPB. (2023, September). </w:t>
      </w:r>
      <w:r w:rsidRPr="001C63F2">
        <w:rPr>
          <w:i/>
        </w:rPr>
        <w:t xml:space="preserve">Mortgage market activity and trends </w:t>
      </w:r>
      <w:r w:rsidRPr="001C63F2">
        <w:t>(Accessed: 2023-12-21).</w:t>
      </w:r>
    </w:p>
    <w:p w14:paraId="43EB8D8F" w14:textId="77777777" w:rsidR="00865DB2" w:rsidRDefault="00865DB2" w:rsidP="00865DB2">
      <w:proofErr w:type="spellStart"/>
      <w:r>
        <w:t>Courchane</w:t>
      </w:r>
      <w:proofErr w:type="spellEnd"/>
      <w:r>
        <w:t>, M. J., Surette, B. J., &amp; Zorn, P. M. (2004). Subprime borrowers: Mortgage transitions and outcomes. Journal of Real Estate Finance and Economics, 29(4), 365–392.</w:t>
      </w:r>
    </w:p>
    <w:p w14:paraId="50B4E11C" w14:textId="77777777" w:rsidR="00DB48A0" w:rsidRDefault="00DB48A0" w:rsidP="00DB48A0">
      <w:r w:rsidRPr="00DB48A0">
        <w:t xml:space="preserve">Diamond, W. F., Landvoigt, T., &amp; </w:t>
      </w:r>
      <w:proofErr w:type="spellStart"/>
      <w:r w:rsidRPr="00DB48A0">
        <w:t>S´anchez</w:t>
      </w:r>
      <w:proofErr w:type="spellEnd"/>
      <w:r w:rsidRPr="00DB48A0">
        <w:t xml:space="preserve">, G. S. (2024, June). </w:t>
      </w:r>
      <w:r w:rsidRPr="00DB48A0">
        <w:rPr>
          <w:i/>
        </w:rPr>
        <w:t xml:space="preserve">Printing away the </w:t>
      </w:r>
      <w:proofErr w:type="gramStart"/>
      <w:r w:rsidRPr="00DB48A0">
        <w:rPr>
          <w:i/>
        </w:rPr>
        <w:t>mort-gages</w:t>
      </w:r>
      <w:proofErr w:type="gramEnd"/>
      <w:r w:rsidRPr="00DB48A0">
        <w:rPr>
          <w:i/>
        </w:rPr>
        <w:t xml:space="preserve">: Fiscal inflation and the post-covid boom </w:t>
      </w:r>
      <w:r w:rsidRPr="00DB48A0">
        <w:t>(Working Paper No. 32573). Na-</w:t>
      </w:r>
      <w:bookmarkStart w:id="52" w:name="_bookmark24"/>
      <w:bookmarkEnd w:id="52"/>
      <w:proofErr w:type="spellStart"/>
      <w:r w:rsidRPr="00DB48A0">
        <w:t>tional</w:t>
      </w:r>
      <w:proofErr w:type="spellEnd"/>
      <w:r w:rsidRPr="00DB48A0">
        <w:t xml:space="preserve"> Bureau of Economic Research. </w:t>
      </w:r>
      <w:hyperlink r:id="rId23">
        <w:r w:rsidRPr="00DB48A0">
          <w:rPr>
            <w:rStyle w:val="Hyperlink"/>
          </w:rPr>
          <w:t>https://doi.org/10.3386/w32573</w:t>
        </w:r>
      </w:hyperlink>
    </w:p>
    <w:p w14:paraId="37CF7D51" w14:textId="31F9821E" w:rsidR="000764CD" w:rsidRPr="00DB48A0" w:rsidRDefault="000764CD" w:rsidP="00DB48A0">
      <w:proofErr w:type="spellStart"/>
      <w:r w:rsidRPr="000764CD">
        <w:t>Dillbary</w:t>
      </w:r>
      <w:proofErr w:type="spellEnd"/>
      <w:r w:rsidRPr="000764CD">
        <w:t>, J. S., &amp; Edwards, G. (2019). An empirical analysis of sexual orientation dis</w:t>
      </w:r>
      <w:bookmarkStart w:id="53" w:name="_bookmark25"/>
      <w:bookmarkEnd w:id="53"/>
      <w:r w:rsidRPr="000764CD">
        <w:t xml:space="preserve">crimination. </w:t>
      </w:r>
      <w:r w:rsidRPr="000764CD">
        <w:rPr>
          <w:i/>
        </w:rPr>
        <w:t>The University of Chicago Law Review</w:t>
      </w:r>
      <w:r w:rsidRPr="000764CD">
        <w:t xml:space="preserve">, </w:t>
      </w:r>
      <w:r w:rsidRPr="000764CD">
        <w:rPr>
          <w:i/>
        </w:rPr>
        <w:t xml:space="preserve">86 </w:t>
      </w:r>
      <w:r w:rsidRPr="000764CD">
        <w:t>(1), 1–76.</w:t>
      </w:r>
    </w:p>
    <w:p w14:paraId="062EFBFE" w14:textId="4385BACC" w:rsidR="00DB48A0" w:rsidRDefault="00DB48A0" w:rsidP="00865DB2">
      <w:proofErr w:type="spellStart"/>
      <w:r w:rsidRPr="00DB48A0">
        <w:t>Divringi</w:t>
      </w:r>
      <w:proofErr w:type="spellEnd"/>
      <w:r w:rsidRPr="00DB48A0">
        <w:t xml:space="preserve">, E., &amp; Calem, P. (2022). The pandemic mortgage boom: A breakdown by race and income [Accessed January 26, 2025]. </w:t>
      </w:r>
      <w:r w:rsidRPr="00DB48A0">
        <w:rPr>
          <w:i/>
        </w:rPr>
        <w:t>Economic Insights</w:t>
      </w:r>
      <w:r w:rsidRPr="00DB48A0">
        <w:t xml:space="preserve">, </w:t>
      </w:r>
      <w:r w:rsidRPr="00DB48A0">
        <w:rPr>
          <w:i/>
        </w:rPr>
        <w:t>3-4</w:t>
      </w:r>
      <w:r w:rsidRPr="00DB48A0">
        <w:t xml:space="preserve">. </w:t>
      </w:r>
      <w:hyperlink r:id="rId24">
        <w:r w:rsidRPr="00DB48A0">
          <w:rPr>
            <w:rStyle w:val="Hyperlink"/>
          </w:rPr>
          <w:t>https://www.</w:t>
        </w:r>
      </w:hyperlink>
      <w:r w:rsidRPr="00DB48A0">
        <w:t xml:space="preserve"> </w:t>
      </w:r>
      <w:hyperlink r:id="rId25">
        <w:r w:rsidRPr="00DB48A0">
          <w:rPr>
            <w:rStyle w:val="Hyperlink"/>
          </w:rPr>
          <w:t>philadelphiafed.org/-/media/frbp/assets/economy/articles/economic-insights/</w:t>
        </w:r>
      </w:hyperlink>
      <w:r w:rsidRPr="00DB48A0">
        <w:t xml:space="preserve"> </w:t>
      </w:r>
      <w:bookmarkStart w:id="54" w:name="_bookmark26"/>
      <w:bookmarkEnd w:id="54"/>
      <w:r w:rsidRPr="00DB48A0">
        <w:fldChar w:fldCharType="begin"/>
      </w:r>
      <w:r w:rsidRPr="00DB48A0">
        <w:instrText>HYPERLINK "https://www.philadelphiafed.org/-/media/frbp/assets/economy/articles/economic-insights/2022/q3-q4/eiq3q422-the-pandemic-mortgage-boom.pdf" \h</w:instrText>
      </w:r>
      <w:r w:rsidRPr="00DB48A0">
        <w:fldChar w:fldCharType="separate"/>
      </w:r>
      <w:r w:rsidRPr="00DB48A0">
        <w:rPr>
          <w:rStyle w:val="Hyperlink"/>
        </w:rPr>
        <w:t>2022/q3-q4/eiq3q422-the-pandemic-mortgage-boom.pdf</w:t>
      </w:r>
      <w:r w:rsidRPr="00DB48A0">
        <w:fldChar w:fldCharType="end"/>
      </w:r>
    </w:p>
    <w:p w14:paraId="1F89D7C6" w14:textId="5FC0E571" w:rsidR="008B64B3" w:rsidRDefault="008B64B3" w:rsidP="00865DB2">
      <w:r w:rsidRPr="008B64B3">
        <w:t>Fang, P., Dong, S., Xiao, J., Liu, C., Feng, X., &amp; Wang, Y. (2010). Regional inequality in health and its determinants: evidence from China. Health policy, 94(1), 14-25.</w:t>
      </w:r>
    </w:p>
    <w:p w14:paraId="6C541F83" w14:textId="4F096875" w:rsidR="0039225C" w:rsidRDefault="0039225C" w:rsidP="00865DB2">
      <w:r w:rsidRPr="0039225C">
        <w:t>Federal Reserve Bank of San Francisco. (2022). Credit conditions in the pandemic mortgage market. https://www.frbsf.org/research-and-insights/publications/economic-letter/2022/06/credit-conditions-in-pandemic-mortgage-market/</w:t>
      </w:r>
    </w:p>
    <w:p w14:paraId="6D7EDEC1" w14:textId="0CE45A09" w:rsidR="002E08EA" w:rsidRDefault="002E08EA" w:rsidP="00865DB2">
      <w:r w:rsidRPr="002E08EA">
        <w:t xml:space="preserve">FIRREA. (1989). Financial institutions reform, recovery, and enforcement act of 1989 </w:t>
      </w:r>
      <w:bookmarkStart w:id="55" w:name="_bookmark27"/>
      <w:bookmarkEnd w:id="55"/>
      <w:r w:rsidRPr="002E08EA">
        <w:t>[Section 1204(c)]. U.S.C. 1811 note.</w:t>
      </w:r>
    </w:p>
    <w:p w14:paraId="0ACC5C90" w14:textId="4B47E0DA" w:rsidR="00865DB2" w:rsidRDefault="00865DB2" w:rsidP="00865DB2">
      <w:r>
        <w:t>Fishbein, A., &amp; Bunce, H. (2000). Subprime market growth and predatory lending. In S. M. Wachter &amp; R. L. Penne (Eds.), Housing policy in the new millennium. U.S. Department of Housing and Urban Development.</w:t>
      </w:r>
    </w:p>
    <w:p w14:paraId="303DD1F2" w14:textId="3C17663F" w:rsidR="00316043" w:rsidRDefault="00316043" w:rsidP="00865DB2">
      <w:r w:rsidRPr="00316043">
        <w:t xml:space="preserve">Friedman, J., Hastie, T., &amp; </w:t>
      </w:r>
      <w:proofErr w:type="spellStart"/>
      <w:r w:rsidRPr="00316043">
        <w:t>Tibshirani</w:t>
      </w:r>
      <w:proofErr w:type="spellEnd"/>
      <w:r w:rsidRPr="00316043">
        <w:t xml:space="preserve">, R. (2021). An introduction to </w:t>
      </w:r>
      <w:proofErr w:type="spellStart"/>
      <w:r w:rsidRPr="00316043">
        <w:t>glmnet</w:t>
      </w:r>
      <w:proofErr w:type="spellEnd"/>
      <w:r w:rsidRPr="00316043">
        <w:t xml:space="preserve"> [Accessed: </w:t>
      </w:r>
      <w:bookmarkStart w:id="56" w:name="_bookmark28"/>
      <w:bookmarkEnd w:id="56"/>
      <w:r w:rsidRPr="00316043">
        <w:t xml:space="preserve">2025-01-23]. </w:t>
      </w:r>
      <w:hyperlink r:id="rId26">
        <w:r w:rsidRPr="00316043">
          <w:rPr>
            <w:rStyle w:val="Hyperlink"/>
          </w:rPr>
          <w:t>https://glmnet.stanford.edu/articles/glmnet.html</w:t>
        </w:r>
      </w:hyperlink>
    </w:p>
    <w:p w14:paraId="6F21B0D8" w14:textId="7F8A2EB5" w:rsidR="00DB48A0" w:rsidRDefault="00DB48A0" w:rsidP="00865DB2">
      <w:r w:rsidRPr="00DB48A0">
        <w:t xml:space="preserve">Fuster, A., </w:t>
      </w:r>
      <w:proofErr w:type="spellStart"/>
      <w:r w:rsidRPr="00DB48A0">
        <w:t>Hizmo</w:t>
      </w:r>
      <w:proofErr w:type="spellEnd"/>
      <w:r w:rsidRPr="00DB48A0">
        <w:t xml:space="preserve">, A., Lambie-Hanson, L., Vickery, J., &amp; Willen, P. S. (2021, May). </w:t>
      </w:r>
      <w:r w:rsidRPr="00DB48A0">
        <w:rPr>
          <w:i/>
        </w:rPr>
        <w:t xml:space="preserve">How resilient is mortgage credit supply? evidence from the covid-19 pandemic </w:t>
      </w:r>
      <w:r w:rsidRPr="00DB48A0">
        <w:t xml:space="preserve">(Working Paper No. 28843). National Bureau of Economic Research. </w:t>
      </w:r>
      <w:hyperlink r:id="rId27">
        <w:r w:rsidRPr="00DB48A0">
          <w:rPr>
            <w:rStyle w:val="Hyperlink"/>
          </w:rPr>
          <w:t>https://doi.org/10.</w:t>
        </w:r>
      </w:hyperlink>
      <w:r w:rsidRPr="00DB48A0">
        <w:t xml:space="preserve"> </w:t>
      </w:r>
      <w:bookmarkStart w:id="57" w:name="_bookmark29"/>
      <w:bookmarkEnd w:id="57"/>
      <w:r w:rsidRPr="00DB48A0">
        <w:fldChar w:fldCharType="begin"/>
      </w:r>
      <w:r w:rsidRPr="00DB48A0">
        <w:instrText>HYPERLINK "https://doi.org/10.3386/w28843" \h</w:instrText>
      </w:r>
      <w:r w:rsidRPr="00DB48A0">
        <w:fldChar w:fldCharType="separate"/>
      </w:r>
      <w:r w:rsidRPr="00DB48A0">
        <w:rPr>
          <w:rStyle w:val="Hyperlink"/>
        </w:rPr>
        <w:t>3386/w28843</w:t>
      </w:r>
      <w:r w:rsidRPr="00DB48A0">
        <w:fldChar w:fldCharType="end"/>
      </w:r>
    </w:p>
    <w:p w14:paraId="595A56A3" w14:textId="4A3311E5" w:rsidR="00316043" w:rsidRDefault="00316043" w:rsidP="00865DB2">
      <w:r w:rsidRPr="00316043">
        <w:lastRenderedPageBreak/>
        <w:t xml:space="preserve">Hastie et al. (2024). </w:t>
      </w:r>
      <w:proofErr w:type="spellStart"/>
      <w:r w:rsidRPr="00316043">
        <w:t>Glmnet</w:t>
      </w:r>
      <w:proofErr w:type="spellEnd"/>
      <w:r w:rsidRPr="00316043">
        <w:t xml:space="preserve"> [Accessed: 2024-06-14]. </w:t>
      </w:r>
      <w:hyperlink r:id="rId28">
        <w:r w:rsidRPr="00316043">
          <w:rPr>
            <w:rStyle w:val="Hyperlink"/>
          </w:rPr>
          <w:t>https://glmnet.stanford.edu/articles/</w:t>
        </w:r>
      </w:hyperlink>
      <w:r w:rsidRPr="00316043">
        <w:t xml:space="preserve"> </w:t>
      </w:r>
      <w:bookmarkStart w:id="58" w:name="_bookmark31"/>
      <w:bookmarkEnd w:id="58"/>
      <w:r w:rsidRPr="00316043">
        <w:fldChar w:fldCharType="begin"/>
      </w:r>
      <w:r w:rsidRPr="00316043">
        <w:instrText>HYPERLINK "https://glmnet.stanford.edu/articles/glmnet.html" \h</w:instrText>
      </w:r>
      <w:r w:rsidRPr="00316043">
        <w:fldChar w:fldCharType="separate"/>
      </w:r>
      <w:r w:rsidRPr="00316043">
        <w:rPr>
          <w:rStyle w:val="Hyperlink"/>
        </w:rPr>
        <w:t>glmnet.html</w:t>
      </w:r>
      <w:r w:rsidRPr="00316043">
        <w:fldChar w:fldCharType="end"/>
      </w:r>
      <w:r w:rsidRPr="00316043">
        <w:t>.</w:t>
      </w:r>
    </w:p>
    <w:p w14:paraId="4D55929C" w14:textId="42C34C7E" w:rsidR="00865DB2" w:rsidRDefault="00865DB2" w:rsidP="00865DB2">
      <w:r>
        <w:t>Jackson, K. T. (198</w:t>
      </w:r>
      <w:r w:rsidR="007B096A">
        <w:t>7</w:t>
      </w:r>
      <w:r>
        <w:t>). Crabgrass frontier: The suburbanization of the United States. Oxford University Press.</w:t>
      </w:r>
    </w:p>
    <w:p w14:paraId="66E63719" w14:textId="676D0F3F" w:rsidR="00865DB2" w:rsidRDefault="00865DB2" w:rsidP="00865DB2">
      <w:r>
        <w:t>Kramer, M. R., &amp; Hogue, C. R. (2009). Is segregation bad for your health? Epidemiologic Reviews, 31(1), 178–194.</w:t>
      </w:r>
      <w:r w:rsidR="007B096A">
        <w:t xml:space="preserve"> </w:t>
      </w:r>
      <w:r w:rsidR="007B096A" w:rsidRPr="007B096A">
        <w:t>https://doi.org/10.1093/epirev/mxp001</w:t>
      </w:r>
    </w:p>
    <w:p w14:paraId="068A1F49" w14:textId="3B93445C" w:rsidR="00426DE8" w:rsidRDefault="00426DE8" w:rsidP="00865DB2">
      <w:r w:rsidRPr="00426DE8">
        <w:t>Krieger, B. N. (2012). Epidemiology and the People’s Health. Am</w:t>
      </w:r>
      <w:r>
        <w:t>erican</w:t>
      </w:r>
      <w:r w:rsidRPr="00426DE8">
        <w:t xml:space="preserve"> J</w:t>
      </w:r>
      <w:r>
        <w:t>ournal of</w:t>
      </w:r>
      <w:r w:rsidRPr="00426DE8">
        <w:t xml:space="preserve"> Epidemiol</w:t>
      </w:r>
      <w:r>
        <w:t>ogy</w:t>
      </w:r>
      <w:r w:rsidRPr="00426DE8">
        <w:t>, 175(8), 854-856.</w:t>
      </w:r>
      <w:r>
        <w:t xml:space="preserve"> </w:t>
      </w:r>
      <w:r w:rsidRPr="00426DE8">
        <w:t xml:space="preserve">https://doi.org/10.1093/aje/kws005 </w:t>
      </w:r>
    </w:p>
    <w:p w14:paraId="6C37387C" w14:textId="0FF6F316" w:rsidR="00426DE8" w:rsidRDefault="00426DE8" w:rsidP="00865DB2">
      <w:r w:rsidRPr="00426DE8">
        <w:t xml:space="preserve">Krieger, N., Chen, J. T., Waterman, P. D., </w:t>
      </w:r>
      <w:proofErr w:type="spellStart"/>
      <w:r w:rsidRPr="00426DE8">
        <w:t>Soobader</w:t>
      </w:r>
      <w:proofErr w:type="spellEnd"/>
      <w:r w:rsidRPr="00426DE8">
        <w:t>, M. J., Subramanian, S. V., &amp; Carson, R. (2003). Choosing area based socioeconomic measures to monitor social inequalities in low birth weight and childhood lead poisoning: The Public Health Disparities Geocoding Project (US). Journal of Epidemiology &amp; Community Health, 57(3), 186-199.</w:t>
      </w:r>
    </w:p>
    <w:p w14:paraId="0BCFD5DE" w14:textId="77777777" w:rsidR="00865DB2" w:rsidRDefault="00865DB2" w:rsidP="00865DB2">
      <w:r>
        <w:t>Leal, D. L., &amp; Hess, F. M. (Eds.). (2010). Education and the Hispanic challenge. Columbia University Press.</w:t>
      </w:r>
    </w:p>
    <w:p w14:paraId="3F4C5B99" w14:textId="77777777" w:rsidR="00865DB2" w:rsidRDefault="00865DB2" w:rsidP="00865DB2">
      <w:r>
        <w:t>Lichter, D. T., Parisi, D., &amp; Taquino, M. C. (2015). Toward a new macro</w:t>
      </w:r>
      <w:r>
        <w:rPr>
          <w:rFonts w:ascii="Cambria Math" w:hAnsi="Cambria Math" w:cs="Cambria Math"/>
        </w:rPr>
        <w:t>‐</w:t>
      </w:r>
      <w:r>
        <w:t>segregation? Decomposing segregation within and between metropolitan cities and suburbs. American Sociological Review, 80(4), 843</w:t>
      </w:r>
      <w:r>
        <w:rPr>
          <w:rFonts w:ascii="Aptos" w:hAnsi="Aptos" w:cs="Aptos"/>
        </w:rPr>
        <w:t>–</w:t>
      </w:r>
      <w:r>
        <w:t>873.</w:t>
      </w:r>
    </w:p>
    <w:p w14:paraId="614D5DF4" w14:textId="300CD48D" w:rsidR="001C63F2" w:rsidRDefault="001C63F2" w:rsidP="00865DB2">
      <w:r w:rsidRPr="001C63F2">
        <w:t xml:space="preserve">Loya, J. (2021). Racial stratification among </w:t>
      </w:r>
      <w:proofErr w:type="spellStart"/>
      <w:r w:rsidRPr="001C63F2">
        <w:t>latinos</w:t>
      </w:r>
      <w:proofErr w:type="spellEnd"/>
      <w:r w:rsidRPr="001C63F2">
        <w:t xml:space="preserve"> in the mortgage market. </w:t>
      </w:r>
      <w:r w:rsidRPr="001C63F2">
        <w:rPr>
          <w:i/>
        </w:rPr>
        <w:t xml:space="preserve">Race and </w:t>
      </w:r>
      <w:bookmarkStart w:id="59" w:name="_bookmark35"/>
      <w:bookmarkEnd w:id="59"/>
      <w:r w:rsidRPr="001C63F2">
        <w:rPr>
          <w:i/>
        </w:rPr>
        <w:t>Social Problems</w:t>
      </w:r>
      <w:r w:rsidRPr="001C63F2">
        <w:t xml:space="preserve">, </w:t>
      </w:r>
      <w:r w:rsidRPr="001C63F2">
        <w:rPr>
          <w:i/>
        </w:rPr>
        <w:t>14</w:t>
      </w:r>
      <w:r w:rsidRPr="001C63F2">
        <w:t xml:space="preserve">, 1–14. </w:t>
      </w:r>
      <w:hyperlink r:id="rId29">
        <w:r w:rsidRPr="001C63F2">
          <w:rPr>
            <w:rStyle w:val="Hyperlink"/>
          </w:rPr>
          <w:t>https://doi.org/10.1007/s12552-021-09326-3</w:t>
        </w:r>
      </w:hyperlink>
    </w:p>
    <w:p w14:paraId="6F62CE07" w14:textId="77777777" w:rsidR="00865DB2" w:rsidRDefault="00865DB2" w:rsidP="00865DB2">
      <w:r>
        <w:t>Marmot, M. (2005). Social determinants of health inequalities. The Lancet, 365(9464), 1099–1104.</w:t>
      </w:r>
    </w:p>
    <w:p w14:paraId="3C86CD64" w14:textId="77777777" w:rsidR="00865DB2" w:rsidRDefault="00865DB2" w:rsidP="00865DB2">
      <w:r>
        <w:t>Marmot, M., &amp; Wilkinson, R. (Eds.). (2006). Social determinants of health (2nd ed.). Oxford University Press.</w:t>
      </w:r>
    </w:p>
    <w:p w14:paraId="1A825012" w14:textId="77777777" w:rsidR="00865DB2" w:rsidRDefault="00865DB2" w:rsidP="00865DB2">
      <w:r>
        <w:t>Massey, D. S., &amp; Denton, N. A. (1993). American apartheid: Segregation and the making of the underclass. Harvard University Press.</w:t>
      </w:r>
    </w:p>
    <w:p w14:paraId="6DF96B52" w14:textId="77777777" w:rsidR="00865DB2" w:rsidRDefault="00865DB2" w:rsidP="00865DB2">
      <w:r>
        <w:t>Munnell, A. H., Tootell, G. M. B., Browne, L. E., &amp; McEneaney, J. (1996). Mortgage lending in Boston: Interpreting HMDA data. American Economic Review, 86(1), 25–53.</w:t>
      </w:r>
    </w:p>
    <w:p w14:paraId="3C14F345" w14:textId="17488CB2" w:rsidR="000764CD" w:rsidRDefault="000764CD" w:rsidP="00865DB2">
      <w:r w:rsidRPr="000764CD">
        <w:t xml:space="preserve">Pearson, A. L., Zhou, Y., Buxton, R. T., Horton, T. H., Pfeiffer, K. A., &amp; Beyer, K. M. M. (2023). The effects of contemporary redlining on the mental health of black </w:t>
      </w:r>
      <w:proofErr w:type="gramStart"/>
      <w:r w:rsidRPr="000764CD">
        <w:t>res-idents</w:t>
      </w:r>
      <w:proofErr w:type="gramEnd"/>
      <w:r w:rsidRPr="000764CD">
        <w:t xml:space="preserve"> [PMID: 37456619; PMCID: PMC10339054]. </w:t>
      </w:r>
      <w:r w:rsidRPr="000764CD">
        <w:rPr>
          <w:i/>
        </w:rPr>
        <w:t>SSM - Population Health</w:t>
      </w:r>
      <w:r w:rsidRPr="000764CD">
        <w:t xml:space="preserve">, </w:t>
      </w:r>
      <w:r w:rsidRPr="000764CD">
        <w:rPr>
          <w:i/>
        </w:rPr>
        <w:t>23</w:t>
      </w:r>
      <w:r w:rsidRPr="000764CD">
        <w:t xml:space="preserve">, </w:t>
      </w:r>
      <w:bookmarkStart w:id="60" w:name="_bookmark41"/>
      <w:bookmarkEnd w:id="60"/>
      <w:r w:rsidRPr="000764CD">
        <w:t xml:space="preserve">101462. </w:t>
      </w:r>
      <w:hyperlink r:id="rId30">
        <w:r w:rsidRPr="000764CD">
          <w:rPr>
            <w:rStyle w:val="Hyperlink"/>
          </w:rPr>
          <w:t>https://doi.org/10.1016/j.ssmph.2023.101462</w:t>
        </w:r>
      </w:hyperlink>
    </w:p>
    <w:p w14:paraId="2DEBFB12" w14:textId="77777777" w:rsidR="00392672" w:rsidRPr="00392672" w:rsidRDefault="00392672" w:rsidP="00392672">
      <w:proofErr w:type="spellStart"/>
      <w:r w:rsidRPr="00392672">
        <w:t>Pebesma</w:t>
      </w:r>
      <w:proofErr w:type="spellEnd"/>
      <w:r w:rsidRPr="00392672">
        <w:t>, E. (2018). Simple features for r: Standardized support for spatial vector data.</w:t>
      </w:r>
    </w:p>
    <w:p w14:paraId="510BBDDA" w14:textId="77777777" w:rsidR="00392672" w:rsidRPr="00392672" w:rsidRDefault="00392672" w:rsidP="00392672">
      <w:bookmarkStart w:id="61" w:name="_bookmark42"/>
      <w:bookmarkEnd w:id="61"/>
      <w:r w:rsidRPr="00392672">
        <w:rPr>
          <w:i/>
        </w:rPr>
        <w:lastRenderedPageBreak/>
        <w:t>The R Journal</w:t>
      </w:r>
      <w:r w:rsidRPr="00392672">
        <w:t xml:space="preserve">, </w:t>
      </w:r>
      <w:r w:rsidRPr="00392672">
        <w:rPr>
          <w:i/>
        </w:rPr>
        <w:t xml:space="preserve">10 </w:t>
      </w:r>
      <w:r w:rsidRPr="00392672">
        <w:t>(1), 439–446.</w:t>
      </w:r>
    </w:p>
    <w:p w14:paraId="04FB563C" w14:textId="77777777" w:rsidR="00865DB2" w:rsidRDefault="00865DB2" w:rsidP="00865DB2">
      <w:r>
        <w:t>Perry, A. M., Rothstein, R., &amp; Harshbarger, C. (2018). Devaluation of assets in Black neighborhoods: The case of residential property. Brookings Institution.</w:t>
      </w:r>
    </w:p>
    <w:p w14:paraId="745E3DB5" w14:textId="0C50C734" w:rsidR="000764CD" w:rsidRDefault="000764CD" w:rsidP="00865DB2">
      <w:r w:rsidRPr="000764CD">
        <w:t xml:space="preserve">Popick, S. (2022). Did minority applicants experience worse lending outcomes in the mortgage market? a study using 2020 expanded </w:t>
      </w:r>
      <w:proofErr w:type="spellStart"/>
      <w:r w:rsidRPr="000764CD">
        <w:t>hmda</w:t>
      </w:r>
      <w:proofErr w:type="spellEnd"/>
      <w:r w:rsidRPr="000764CD">
        <w:t xml:space="preserve"> data. </w:t>
      </w:r>
      <w:r w:rsidRPr="000764CD">
        <w:rPr>
          <w:i/>
        </w:rPr>
        <w:t xml:space="preserve">FDIC Center for </w:t>
      </w:r>
      <w:bookmarkStart w:id="62" w:name="_bookmark44"/>
      <w:bookmarkEnd w:id="62"/>
      <w:r w:rsidRPr="000764CD">
        <w:rPr>
          <w:i/>
        </w:rPr>
        <w:t>Financial Research Paper</w:t>
      </w:r>
      <w:r w:rsidRPr="000764CD">
        <w:t>, (2022-05).</w:t>
      </w:r>
    </w:p>
    <w:p w14:paraId="3EB44B81" w14:textId="085E3049" w:rsidR="00392672" w:rsidRDefault="00392672" w:rsidP="00865DB2">
      <w:r w:rsidRPr="00392672">
        <w:t xml:space="preserve">R Core Team. (2020). </w:t>
      </w:r>
      <w:r w:rsidRPr="00392672">
        <w:rPr>
          <w:i/>
        </w:rPr>
        <w:t>R: A language and environment for statistical computing</w:t>
      </w:r>
      <w:r w:rsidRPr="00392672">
        <w:t>. R Foun-</w:t>
      </w:r>
      <w:bookmarkStart w:id="63" w:name="_bookmark45"/>
      <w:bookmarkEnd w:id="63"/>
      <w:r w:rsidRPr="00392672">
        <w:t xml:space="preserve">dation for Statistical Computing. Vienna, Austria. </w:t>
      </w:r>
      <w:hyperlink r:id="rId31">
        <w:r w:rsidRPr="00392672">
          <w:rPr>
            <w:rStyle w:val="Hyperlink"/>
          </w:rPr>
          <w:t>https://www.R-project.org/</w:t>
        </w:r>
      </w:hyperlink>
    </w:p>
    <w:p w14:paraId="3927F6B1" w14:textId="77777777" w:rsidR="00865DB2" w:rsidRDefault="00865DB2" w:rsidP="00865DB2">
      <w:r>
        <w:t>Rohe, W. M., &amp; Stegman, M. A. (1994). The impact of home ownership on the social and political involvement of low-income people. Urban Affairs Quarterly, 30(1), 152–172.</w:t>
      </w:r>
    </w:p>
    <w:p w14:paraId="4D2FB54C" w14:textId="77777777" w:rsidR="00865DB2" w:rsidRDefault="00865DB2" w:rsidP="00865DB2">
      <w:r>
        <w:t>Ross, S. L., &amp; Yinger, J. (2002). The color of credit: Mortgage discrimination, research methodology, and fair-lending enforcement. MIT Press.</w:t>
      </w:r>
    </w:p>
    <w:p w14:paraId="3A4B0C03" w14:textId="77777777" w:rsidR="00865DB2" w:rsidRDefault="00865DB2" w:rsidP="00865DB2">
      <w:r>
        <w:t>Rothstein, R. (2017). The color of law: A forgotten history of how our government segregated America. Liveright Publishing.</w:t>
      </w:r>
    </w:p>
    <w:p w14:paraId="6C189C0A" w14:textId="77777777" w:rsidR="00865DB2" w:rsidRDefault="00865DB2" w:rsidP="00865DB2">
      <w:r>
        <w:t>Rugh, J. S., &amp; Massey, D. S. (2010). Racial segregation and the American foreclosure crisis. American Sociological Review, 75(5), 629–651.</w:t>
      </w:r>
    </w:p>
    <w:p w14:paraId="07271A61" w14:textId="77777777" w:rsidR="00865DB2" w:rsidRDefault="00865DB2" w:rsidP="00865DB2">
      <w:r>
        <w:t>Smedley, B. D., Stith, A. Y., &amp; Nelson, A. R. (Eds.). (2003). Unequal treatment: Confronting racial and ethnic disparities in healthcare. National Academies Press.</w:t>
      </w:r>
    </w:p>
    <w:p w14:paraId="73677261" w14:textId="260090E4" w:rsidR="00392672" w:rsidRDefault="00392672" w:rsidP="00865DB2">
      <w:r w:rsidRPr="00392672">
        <w:t xml:space="preserve">Spors, E., &amp; Michael, S. (2021). Standardized incidence ratio of the covid-19 pandemic: </w:t>
      </w:r>
      <w:bookmarkStart w:id="64" w:name="_bookmark54"/>
      <w:bookmarkEnd w:id="64"/>
      <w:r w:rsidRPr="00392672">
        <w:t xml:space="preserve">A case study in a midwestern state. </w:t>
      </w:r>
      <w:proofErr w:type="spellStart"/>
      <w:r w:rsidRPr="00392672">
        <w:rPr>
          <w:i/>
        </w:rPr>
        <w:t>medRxiv</w:t>
      </w:r>
      <w:proofErr w:type="spellEnd"/>
      <w:r w:rsidRPr="00392672">
        <w:t>, 2021–09.</w:t>
      </w:r>
    </w:p>
    <w:p w14:paraId="022BC0B3" w14:textId="6337EC0C" w:rsidR="00865DB2" w:rsidRDefault="00865DB2" w:rsidP="00865DB2">
      <w:r>
        <w:t xml:space="preserve">Squires, G. D. (2003). Predatory lending: Redlining in reverse. </w:t>
      </w:r>
      <w:proofErr w:type="spellStart"/>
      <w:r>
        <w:t>Shelterforce</w:t>
      </w:r>
      <w:proofErr w:type="spellEnd"/>
      <w:r>
        <w:t xml:space="preserve"> Online, 129, 12–15.</w:t>
      </w:r>
    </w:p>
    <w:p w14:paraId="15161AF9" w14:textId="0ACDB751" w:rsidR="002E08EA" w:rsidRDefault="002E08EA" w:rsidP="00865DB2">
      <w:r w:rsidRPr="002E08EA">
        <w:t xml:space="preserve">Texas tribune [Retrieved from </w:t>
      </w:r>
      <w:hyperlink r:id="rId32">
        <w:r w:rsidRPr="002E08EA">
          <w:rPr>
            <w:rStyle w:val="Hyperlink"/>
          </w:rPr>
          <w:t xml:space="preserve">https : / / www . </w:t>
        </w:r>
        <w:proofErr w:type="spellStart"/>
        <w:proofErr w:type="gramStart"/>
        <w:r w:rsidRPr="002E08EA">
          <w:rPr>
            <w:rStyle w:val="Hyperlink"/>
          </w:rPr>
          <w:t>texastribune</w:t>
        </w:r>
        <w:proofErr w:type="spellEnd"/>
        <w:r w:rsidRPr="002E08EA">
          <w:rPr>
            <w:rStyle w:val="Hyperlink"/>
          </w:rPr>
          <w:t xml:space="preserve"> .</w:t>
        </w:r>
        <w:proofErr w:type="gramEnd"/>
        <w:r w:rsidRPr="002E08EA">
          <w:rPr>
            <w:rStyle w:val="Hyperlink"/>
          </w:rPr>
          <w:t xml:space="preserve"> org / 2022 / 09 / 15 / </w:t>
        </w:r>
        <w:proofErr w:type="spellStart"/>
        <w:r w:rsidRPr="002E08EA">
          <w:rPr>
            <w:rStyle w:val="Hyperlink"/>
          </w:rPr>
          <w:t>texas</w:t>
        </w:r>
        <w:proofErr w:type="spellEnd"/>
        <w:r w:rsidRPr="002E08EA">
          <w:rPr>
            <w:rStyle w:val="Hyperlink"/>
          </w:rPr>
          <w:t xml:space="preserve"> -</w:t>
        </w:r>
      </w:hyperlink>
      <w:r w:rsidRPr="002E08EA">
        <w:t xml:space="preserve"> </w:t>
      </w:r>
      <w:bookmarkStart w:id="65" w:name="_bookmark56"/>
      <w:bookmarkEnd w:id="65"/>
      <w:r w:rsidRPr="002E08EA">
        <w:fldChar w:fldCharType="begin"/>
      </w:r>
      <w:r w:rsidRPr="002E08EA">
        <w:instrText>HYPERLINK "https://www.texastribune.org/2022/09/15/texas-demographics-census-2021/" \h</w:instrText>
      </w:r>
      <w:r w:rsidRPr="002E08EA">
        <w:fldChar w:fldCharType="separate"/>
      </w:r>
      <w:r w:rsidRPr="002E08EA">
        <w:rPr>
          <w:rStyle w:val="Hyperlink"/>
        </w:rPr>
        <w:t>demographics-census-2021/</w:t>
      </w:r>
      <w:r w:rsidRPr="002E08EA">
        <w:fldChar w:fldCharType="end"/>
      </w:r>
      <w:r w:rsidRPr="002E08EA">
        <w:t>]. (2022). The Texas Tribune.</w:t>
      </w:r>
    </w:p>
    <w:p w14:paraId="3C74BC34" w14:textId="77777777" w:rsidR="001C63F2" w:rsidRPr="001C63F2" w:rsidRDefault="001C63F2" w:rsidP="001C63F2">
      <w:r w:rsidRPr="001C63F2">
        <w:rPr>
          <w:noProof/>
        </w:rPr>
        <mc:AlternateContent>
          <mc:Choice Requires="wps">
            <w:drawing>
              <wp:anchor distT="0" distB="0" distL="0" distR="0" simplePos="0" relativeHeight="251685888" behindDoc="0" locked="0" layoutInCell="1" allowOverlap="1" wp14:anchorId="6564DA19" wp14:editId="690FEEA9">
                <wp:simplePos x="0" y="0"/>
                <wp:positionH relativeFrom="page">
                  <wp:posOffset>5151208</wp:posOffset>
                </wp:positionH>
                <wp:positionV relativeFrom="paragraph">
                  <wp:posOffset>870965</wp:posOffset>
                </wp:positionV>
                <wp:extent cx="4508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757399"/>
                          </a:solidFill>
                          <a:prstDash val="solid"/>
                        </a:ln>
                      </wps:spPr>
                      <wps:bodyPr wrap="square" lIns="0" tIns="0" rIns="0" bIns="0" rtlCol="0">
                        <a:prstTxWarp prst="textNoShape">
                          <a:avLst/>
                        </a:prstTxWarp>
                        <a:noAutofit/>
                      </wps:bodyPr>
                    </wps:wsp>
                  </a:graphicData>
                </a:graphic>
              </wp:anchor>
            </w:drawing>
          </mc:Choice>
          <mc:Fallback>
            <w:pict>
              <v:shape w14:anchorId="39310199" id="Graphic 47" o:spid="_x0000_s1026" style="position:absolute;margin-left:405.6pt;margin-top:68.6pt;width:3.5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" path="m,l44602,e" filled="f" strokecolor="#757399" strokeweight=".14039mm">
                <v:path arrowok="t"/>
                <w10:wrap anchorx="page"/>
              </v:shape>
            </w:pict>
          </mc:Fallback>
        </mc:AlternateContent>
      </w:r>
      <w:r w:rsidRPr="001C63F2">
        <w:t xml:space="preserve">Urban Institute. (2020). Why do households of color own only a quarter of the nation’s housing wealth when they compose a third of the nation’s households? [Accessed: </w:t>
      </w:r>
      <w:proofErr w:type="gramStart"/>
      <w:r w:rsidRPr="001C63F2">
        <w:t>15  Sept.</w:t>
      </w:r>
      <w:proofErr w:type="gramEnd"/>
      <w:r w:rsidRPr="001C63F2">
        <w:t xml:space="preserve">  2024].  </w:t>
      </w:r>
      <w:hyperlink r:id="rId33">
        <w:r w:rsidRPr="001C63F2">
          <w:rPr>
            <w:rStyle w:val="Hyperlink"/>
          </w:rPr>
          <w:t>https://urban.org/sites/default/files/publication/105020/why-</w:t>
        </w:r>
      </w:hyperlink>
      <w:hyperlink r:id="rId34">
        <w:r w:rsidRPr="001C63F2">
          <w:rPr>
            <w:rStyle w:val="Hyperlink"/>
          </w:rPr>
          <w:t>do-households-of-color-own-only-a-quarter-of-the-nations-housing-wealth-when-</w:t>
        </w:r>
        <w:bookmarkStart w:id="66" w:name="_bookmark58"/>
        <w:bookmarkEnd w:id="66"/>
      </w:hyperlink>
      <w:hyperlink r:id="rId35">
        <w:r w:rsidRPr="001C63F2">
          <w:rPr>
            <w:rStyle w:val="Hyperlink"/>
          </w:rPr>
          <w:t>they-compose-a-third-of-the-nations-households.pdf?force isolation=true</w:t>
        </w:r>
      </w:hyperlink>
    </w:p>
    <w:p w14:paraId="348579E5" w14:textId="77777777" w:rsidR="00DB48A0" w:rsidRPr="00DB48A0" w:rsidRDefault="00DB48A0" w:rsidP="00DB48A0">
      <w:r w:rsidRPr="00DB48A0">
        <w:t xml:space="preserve">Vasquez, M. M., Hu, C., Roe, D. J., Chen, Z., Halonen, M., &amp; Guerra, S. (2016). Least absolute shrinkage and selection operator type methods for the identification of serum </w:t>
      </w:r>
      <w:r w:rsidRPr="00DB48A0">
        <w:lastRenderedPageBreak/>
        <w:t xml:space="preserve">biomarkers of overweight and obesity: Simulation and application. </w:t>
      </w:r>
      <w:r w:rsidRPr="00DB48A0">
        <w:rPr>
          <w:i/>
        </w:rPr>
        <w:t>BMC Medical Research Methodology</w:t>
      </w:r>
      <w:r w:rsidRPr="00DB48A0">
        <w:t xml:space="preserve">, </w:t>
      </w:r>
      <w:r w:rsidRPr="00DB48A0">
        <w:rPr>
          <w:i/>
        </w:rPr>
        <w:t xml:space="preserve">16 </w:t>
      </w:r>
      <w:r w:rsidRPr="00DB48A0">
        <w:t xml:space="preserve">(1), 154. </w:t>
      </w:r>
      <w:hyperlink r:id="rId36">
        <w:r w:rsidRPr="00DB48A0">
          <w:rPr>
            <w:rStyle w:val="Hyperlink"/>
          </w:rPr>
          <w:t>https://doi.org/10.1186/s12874-016-</w:t>
        </w:r>
      </w:hyperlink>
    </w:p>
    <w:bookmarkStart w:id="67" w:name="_bookmark61"/>
    <w:bookmarkEnd w:id="67"/>
    <w:p w14:paraId="7FA20760" w14:textId="77777777" w:rsidR="00DB48A0" w:rsidRPr="00DB48A0" w:rsidRDefault="00DB48A0" w:rsidP="00DB48A0">
      <w:r w:rsidRPr="00DB48A0">
        <w:fldChar w:fldCharType="begin"/>
      </w:r>
      <w:r w:rsidRPr="00DB48A0">
        <w:instrText>HYPERLINK "https://doi.org/10.1186/s12874-016-0254-8" \h</w:instrText>
      </w:r>
      <w:r w:rsidRPr="00DB48A0">
        <w:fldChar w:fldCharType="separate"/>
      </w:r>
      <w:r w:rsidRPr="00DB48A0">
        <w:rPr>
          <w:rStyle w:val="Hyperlink"/>
        </w:rPr>
        <w:t>0254-8</w:t>
      </w:r>
      <w:r w:rsidRPr="00DB48A0">
        <w:fldChar w:fldCharType="end"/>
      </w:r>
    </w:p>
    <w:p w14:paraId="36595D29" w14:textId="77777777" w:rsidR="001C63F2" w:rsidRDefault="001C63F2" w:rsidP="00865DB2"/>
    <w:p w14:paraId="19AA1B52" w14:textId="77777777" w:rsidR="00865DB2" w:rsidRDefault="00865DB2" w:rsidP="00865DB2">
      <w:r>
        <w:t>Williams, D. R., &amp; Collins, C. (2001). Racial residential segregation: A fundamental cause of racial disparities in health. Public Health Reports, 116(5), 404–416.</w:t>
      </w:r>
    </w:p>
    <w:p w14:paraId="2DE6E4D8" w14:textId="77777777" w:rsidR="00865DB2" w:rsidRDefault="00865DB2" w:rsidP="00865DB2">
      <w:r>
        <w:t>World Health Organization Commission on Social Determinants of Health (WHO CSDH). (2008). Closing the gap in a generation: Health equity through action on the social determinants of health. World Health Organization.</w:t>
      </w:r>
    </w:p>
    <w:p w14:paraId="0364FFCD" w14:textId="6BD73B4A" w:rsidR="00AD04C5" w:rsidRDefault="00865DB2" w:rsidP="00865DB2">
      <w:pPr>
        <w:sectPr w:rsidR="00AD04C5" w:rsidSect="00CA6E8F">
          <w:pgSz w:w="12240" w:h="15840"/>
          <w:pgMar w:top="1440" w:right="1440" w:bottom="1440" w:left="1440" w:header="720" w:footer="720" w:gutter="0"/>
          <w:cols w:space="720"/>
          <w:docGrid w:linePitch="360"/>
        </w:sectPr>
      </w:pPr>
      <w:r>
        <w:t>Yinger, J. (1996). Discrimination in mortgage lending: A literature review. In J. Goering &amp; R. Wienk (Eds.), Mortgage lending, racial discrimination, and federal policy (pp. 29–73). Urban Institute Press</w:t>
      </w:r>
    </w:p>
    <w:p w14:paraId="4349A70C" w14:textId="77777777" w:rsidR="00A51D90" w:rsidRDefault="00A51D90" w:rsidP="00865DB2">
      <w:r>
        <w:lastRenderedPageBreak/>
        <w:t>Appendix A1: Variable Names and Descriptions</w:t>
      </w:r>
    </w:p>
    <w:tbl>
      <w:tblPr>
        <w:tblW w:w="10520" w:type="dxa"/>
        <w:jc w:val="center"/>
        <w:tblLook w:val="04A0" w:firstRow="1" w:lastRow="0" w:firstColumn="1" w:lastColumn="0" w:noHBand="0" w:noVBand="1"/>
      </w:tblPr>
      <w:tblGrid>
        <w:gridCol w:w="2790"/>
        <w:gridCol w:w="2600"/>
        <w:gridCol w:w="5130"/>
      </w:tblGrid>
      <w:tr w:rsidR="00B10C7D" w:rsidRPr="00B10C7D" w14:paraId="4534E72D" w14:textId="77777777" w:rsidTr="00B10C7D">
        <w:trPr>
          <w:trHeight w:val="360"/>
          <w:jc w:val="center"/>
        </w:trPr>
        <w:tc>
          <w:tcPr>
            <w:tcW w:w="2790" w:type="dxa"/>
            <w:tcBorders>
              <w:top w:val="single" w:sz="8" w:space="0" w:color="000000"/>
              <w:left w:val="single" w:sz="8" w:space="0" w:color="000000"/>
              <w:bottom w:val="single" w:sz="8" w:space="0" w:color="000000"/>
              <w:right w:val="single" w:sz="8" w:space="0" w:color="000000"/>
            </w:tcBorders>
            <w:vAlign w:val="center"/>
            <w:hideMark/>
          </w:tcPr>
          <w:p w14:paraId="45700509" w14:textId="77777777" w:rsidR="00B10C7D" w:rsidRPr="00B10C7D" w:rsidRDefault="00B10C7D" w:rsidP="00B10C7D">
            <w:pPr>
              <w:spacing w:after="0" w:line="240" w:lineRule="auto"/>
              <w:ind w:firstLineChars="100" w:firstLine="241"/>
              <w:rPr>
                <w:rFonts w:ascii="Aptos" w:eastAsia="Times New Roman" w:hAnsi="Aptos" w:cs="Times New Roman"/>
                <w:b/>
                <w:bCs/>
                <w:color w:val="000000"/>
                <w:kern w:val="0"/>
                <w14:ligatures w14:val="none"/>
              </w:rPr>
            </w:pPr>
            <w:r w:rsidRPr="00B10C7D">
              <w:rPr>
                <w:rFonts w:ascii="Aptos" w:eastAsia="Times New Roman" w:hAnsi="Aptos" w:cs="Times New Roman"/>
                <w:b/>
                <w:bCs/>
                <w:color w:val="000000"/>
                <w:kern w:val="0"/>
                <w14:ligatures w14:val="none"/>
              </w:rPr>
              <w:t>Variable</w:t>
            </w:r>
          </w:p>
        </w:tc>
        <w:tc>
          <w:tcPr>
            <w:tcW w:w="2600" w:type="dxa"/>
            <w:tcBorders>
              <w:top w:val="single" w:sz="8" w:space="0" w:color="000000"/>
              <w:left w:val="nil"/>
              <w:bottom w:val="single" w:sz="8" w:space="0" w:color="000000"/>
              <w:right w:val="single" w:sz="8" w:space="0" w:color="000000"/>
            </w:tcBorders>
            <w:vAlign w:val="center"/>
            <w:hideMark/>
          </w:tcPr>
          <w:p w14:paraId="757E1198" w14:textId="77777777" w:rsidR="00B10C7D" w:rsidRPr="00B10C7D" w:rsidRDefault="00B10C7D" w:rsidP="00B10C7D">
            <w:pPr>
              <w:spacing w:after="0" w:line="240" w:lineRule="auto"/>
              <w:ind w:firstLineChars="100" w:firstLine="241"/>
              <w:rPr>
                <w:rFonts w:ascii="Aptos" w:eastAsia="Times New Roman" w:hAnsi="Aptos" w:cs="Times New Roman"/>
                <w:b/>
                <w:bCs/>
                <w:color w:val="000000"/>
                <w:kern w:val="0"/>
                <w14:ligatures w14:val="none"/>
              </w:rPr>
            </w:pPr>
            <w:r w:rsidRPr="00B10C7D">
              <w:rPr>
                <w:rFonts w:ascii="Aptos" w:eastAsia="Times New Roman" w:hAnsi="Aptos" w:cs="Times New Roman"/>
                <w:b/>
                <w:bCs/>
                <w:color w:val="000000"/>
                <w:kern w:val="0"/>
                <w14:ligatures w14:val="none"/>
              </w:rPr>
              <w:t>Symbol</w:t>
            </w:r>
          </w:p>
        </w:tc>
        <w:tc>
          <w:tcPr>
            <w:tcW w:w="5130" w:type="dxa"/>
            <w:tcBorders>
              <w:top w:val="single" w:sz="8" w:space="0" w:color="000000"/>
              <w:left w:val="nil"/>
              <w:bottom w:val="single" w:sz="8" w:space="0" w:color="000000"/>
              <w:right w:val="single" w:sz="8" w:space="0" w:color="000000"/>
            </w:tcBorders>
            <w:vAlign w:val="center"/>
            <w:hideMark/>
          </w:tcPr>
          <w:p w14:paraId="0075E092" w14:textId="77777777" w:rsidR="00B10C7D" w:rsidRPr="00B10C7D" w:rsidRDefault="00B10C7D" w:rsidP="00B10C7D">
            <w:pPr>
              <w:spacing w:after="0" w:line="240" w:lineRule="auto"/>
              <w:ind w:firstLineChars="100" w:firstLine="241"/>
              <w:rPr>
                <w:rFonts w:ascii="Aptos" w:eastAsia="Times New Roman" w:hAnsi="Aptos" w:cs="Times New Roman"/>
                <w:b/>
                <w:bCs/>
                <w:color w:val="000000"/>
                <w:kern w:val="0"/>
                <w14:ligatures w14:val="none"/>
              </w:rPr>
            </w:pPr>
            <w:r w:rsidRPr="00B10C7D">
              <w:rPr>
                <w:rFonts w:ascii="Aptos" w:eastAsia="Times New Roman" w:hAnsi="Aptos" w:cs="Times New Roman"/>
                <w:b/>
                <w:bCs/>
                <w:color w:val="000000"/>
                <w:kern w:val="0"/>
                <w14:ligatures w14:val="none"/>
              </w:rPr>
              <w:t>Description</w:t>
            </w:r>
          </w:p>
        </w:tc>
      </w:tr>
      <w:tr w:rsidR="00B10C7D" w:rsidRPr="00B10C7D" w14:paraId="6DB0940D" w14:textId="77777777" w:rsidTr="00B10C7D">
        <w:trPr>
          <w:trHeight w:val="560"/>
          <w:jc w:val="center"/>
        </w:trPr>
        <w:tc>
          <w:tcPr>
            <w:tcW w:w="2790" w:type="dxa"/>
            <w:tcBorders>
              <w:top w:val="nil"/>
              <w:left w:val="single" w:sz="8" w:space="0" w:color="000000"/>
              <w:bottom w:val="single" w:sz="8" w:space="0" w:color="000000"/>
              <w:right w:val="single" w:sz="8" w:space="0" w:color="000000"/>
            </w:tcBorders>
            <w:vAlign w:val="center"/>
            <w:hideMark/>
          </w:tcPr>
          <w:p w14:paraId="199594A6"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Activity Year</w:t>
            </w:r>
          </w:p>
        </w:tc>
        <w:tc>
          <w:tcPr>
            <w:tcW w:w="2600" w:type="dxa"/>
            <w:tcBorders>
              <w:top w:val="nil"/>
              <w:left w:val="nil"/>
              <w:bottom w:val="single" w:sz="8" w:space="0" w:color="000000"/>
              <w:right w:val="single" w:sz="8" w:space="0" w:color="000000"/>
            </w:tcBorders>
            <w:vAlign w:val="center"/>
            <w:hideMark/>
          </w:tcPr>
          <w:p w14:paraId="1A746771"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activity year</w:t>
            </w:r>
          </w:p>
        </w:tc>
        <w:tc>
          <w:tcPr>
            <w:tcW w:w="5130" w:type="dxa"/>
            <w:tcBorders>
              <w:top w:val="nil"/>
              <w:left w:val="nil"/>
              <w:bottom w:val="single" w:sz="8" w:space="0" w:color="000000"/>
              <w:right w:val="single" w:sz="8" w:space="0" w:color="000000"/>
            </w:tcBorders>
            <w:vAlign w:val="center"/>
            <w:hideMark/>
          </w:tcPr>
          <w:p w14:paraId="7EB12A4C"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Year the activity took place</w:t>
            </w:r>
          </w:p>
        </w:tc>
      </w:tr>
      <w:tr w:rsidR="00B10C7D" w:rsidRPr="00B10C7D" w14:paraId="2DA164F3" w14:textId="77777777" w:rsidTr="00B10C7D">
        <w:trPr>
          <w:trHeight w:val="460"/>
          <w:jc w:val="center"/>
        </w:trPr>
        <w:tc>
          <w:tcPr>
            <w:tcW w:w="2790" w:type="dxa"/>
            <w:tcBorders>
              <w:top w:val="nil"/>
              <w:left w:val="single" w:sz="8" w:space="0" w:color="000000"/>
              <w:bottom w:val="single" w:sz="8" w:space="0" w:color="000000"/>
              <w:right w:val="single" w:sz="8" w:space="0" w:color="000000"/>
            </w:tcBorders>
            <w:vAlign w:val="center"/>
            <w:hideMark/>
          </w:tcPr>
          <w:p w14:paraId="2A2CACE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Derived Race</w:t>
            </w:r>
          </w:p>
        </w:tc>
        <w:tc>
          <w:tcPr>
            <w:tcW w:w="2600" w:type="dxa"/>
            <w:tcBorders>
              <w:top w:val="nil"/>
              <w:left w:val="nil"/>
              <w:bottom w:val="single" w:sz="8" w:space="0" w:color="000000"/>
              <w:right w:val="single" w:sz="8" w:space="0" w:color="000000"/>
            </w:tcBorders>
            <w:vAlign w:val="center"/>
            <w:hideMark/>
          </w:tcPr>
          <w:p w14:paraId="0EF1452D"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race</w:t>
            </w:r>
          </w:p>
        </w:tc>
        <w:tc>
          <w:tcPr>
            <w:tcW w:w="5130" w:type="dxa"/>
            <w:tcBorders>
              <w:top w:val="nil"/>
              <w:left w:val="nil"/>
              <w:bottom w:val="single" w:sz="8" w:space="0" w:color="000000"/>
              <w:right w:val="single" w:sz="8" w:space="0" w:color="000000"/>
            </w:tcBorders>
            <w:vAlign w:val="center"/>
            <w:hideMark/>
          </w:tcPr>
          <w:p w14:paraId="58F7987A"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Derived race of the applicant</w:t>
            </w:r>
          </w:p>
        </w:tc>
      </w:tr>
      <w:tr w:rsidR="00B10C7D" w:rsidRPr="00B10C7D" w14:paraId="386E8E4E" w14:textId="77777777" w:rsidTr="00B10C7D">
        <w:trPr>
          <w:trHeight w:val="500"/>
          <w:jc w:val="center"/>
        </w:trPr>
        <w:tc>
          <w:tcPr>
            <w:tcW w:w="2790" w:type="dxa"/>
            <w:tcBorders>
              <w:top w:val="nil"/>
              <w:left w:val="single" w:sz="8" w:space="0" w:color="000000"/>
              <w:bottom w:val="single" w:sz="8" w:space="0" w:color="000000"/>
              <w:right w:val="single" w:sz="8" w:space="0" w:color="000000"/>
            </w:tcBorders>
            <w:vAlign w:val="center"/>
            <w:hideMark/>
          </w:tcPr>
          <w:p w14:paraId="23AA95F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Derived Sex</w:t>
            </w:r>
          </w:p>
        </w:tc>
        <w:tc>
          <w:tcPr>
            <w:tcW w:w="2600" w:type="dxa"/>
            <w:tcBorders>
              <w:top w:val="nil"/>
              <w:left w:val="nil"/>
              <w:bottom w:val="single" w:sz="8" w:space="0" w:color="000000"/>
              <w:right w:val="single" w:sz="8" w:space="0" w:color="000000"/>
            </w:tcBorders>
            <w:vAlign w:val="center"/>
            <w:hideMark/>
          </w:tcPr>
          <w:p w14:paraId="62472C5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sex</w:t>
            </w:r>
          </w:p>
        </w:tc>
        <w:tc>
          <w:tcPr>
            <w:tcW w:w="5130" w:type="dxa"/>
            <w:tcBorders>
              <w:top w:val="nil"/>
              <w:left w:val="nil"/>
              <w:bottom w:val="single" w:sz="8" w:space="0" w:color="000000"/>
              <w:right w:val="single" w:sz="8" w:space="0" w:color="000000"/>
            </w:tcBorders>
            <w:vAlign w:val="center"/>
            <w:hideMark/>
          </w:tcPr>
          <w:p w14:paraId="5F7C2399"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Derived sex of the applicant</w:t>
            </w:r>
          </w:p>
        </w:tc>
      </w:tr>
      <w:tr w:rsidR="00B10C7D" w:rsidRPr="00B10C7D" w14:paraId="48195319" w14:textId="77777777" w:rsidTr="00B10C7D">
        <w:trPr>
          <w:trHeight w:val="460"/>
          <w:jc w:val="center"/>
        </w:trPr>
        <w:tc>
          <w:tcPr>
            <w:tcW w:w="2790" w:type="dxa"/>
            <w:tcBorders>
              <w:top w:val="nil"/>
              <w:left w:val="single" w:sz="8" w:space="0" w:color="000000"/>
              <w:bottom w:val="single" w:sz="8" w:space="0" w:color="000000"/>
              <w:right w:val="single" w:sz="8" w:space="0" w:color="000000"/>
            </w:tcBorders>
            <w:vAlign w:val="center"/>
            <w:hideMark/>
          </w:tcPr>
          <w:p w14:paraId="04562B7E"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Age</w:t>
            </w:r>
          </w:p>
        </w:tc>
        <w:tc>
          <w:tcPr>
            <w:tcW w:w="2600" w:type="dxa"/>
            <w:tcBorders>
              <w:top w:val="nil"/>
              <w:left w:val="nil"/>
              <w:bottom w:val="single" w:sz="8" w:space="0" w:color="000000"/>
              <w:right w:val="single" w:sz="8" w:space="0" w:color="000000"/>
            </w:tcBorders>
            <w:vAlign w:val="center"/>
            <w:hideMark/>
          </w:tcPr>
          <w:p w14:paraId="78CF3C7D"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age</w:t>
            </w:r>
          </w:p>
        </w:tc>
        <w:tc>
          <w:tcPr>
            <w:tcW w:w="5130" w:type="dxa"/>
            <w:tcBorders>
              <w:top w:val="nil"/>
              <w:left w:val="nil"/>
              <w:bottom w:val="single" w:sz="8" w:space="0" w:color="000000"/>
              <w:right w:val="single" w:sz="8" w:space="0" w:color="000000"/>
            </w:tcBorders>
            <w:vAlign w:val="center"/>
            <w:hideMark/>
          </w:tcPr>
          <w:p w14:paraId="41507EB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Age of the applicant</w:t>
            </w:r>
          </w:p>
        </w:tc>
      </w:tr>
      <w:tr w:rsidR="00B10C7D" w:rsidRPr="00B10C7D" w14:paraId="5AADB37C" w14:textId="77777777" w:rsidTr="00B10C7D">
        <w:trPr>
          <w:trHeight w:val="600"/>
          <w:jc w:val="center"/>
        </w:trPr>
        <w:tc>
          <w:tcPr>
            <w:tcW w:w="2790" w:type="dxa"/>
            <w:tcBorders>
              <w:top w:val="nil"/>
              <w:left w:val="single" w:sz="8" w:space="0" w:color="000000"/>
              <w:bottom w:val="single" w:sz="8" w:space="0" w:color="000000"/>
              <w:right w:val="single" w:sz="8" w:space="0" w:color="000000"/>
            </w:tcBorders>
            <w:vAlign w:val="center"/>
            <w:hideMark/>
          </w:tcPr>
          <w:p w14:paraId="0E95B728"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Income</w:t>
            </w:r>
          </w:p>
        </w:tc>
        <w:tc>
          <w:tcPr>
            <w:tcW w:w="2600" w:type="dxa"/>
            <w:tcBorders>
              <w:top w:val="nil"/>
              <w:left w:val="nil"/>
              <w:bottom w:val="single" w:sz="8" w:space="0" w:color="000000"/>
              <w:right w:val="single" w:sz="8" w:space="0" w:color="000000"/>
            </w:tcBorders>
            <w:vAlign w:val="center"/>
            <w:hideMark/>
          </w:tcPr>
          <w:p w14:paraId="20A0418A"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income</w:t>
            </w:r>
          </w:p>
        </w:tc>
        <w:tc>
          <w:tcPr>
            <w:tcW w:w="5130" w:type="dxa"/>
            <w:tcBorders>
              <w:top w:val="nil"/>
              <w:left w:val="nil"/>
              <w:bottom w:val="single" w:sz="8" w:space="0" w:color="000000"/>
              <w:right w:val="single" w:sz="8" w:space="0" w:color="000000"/>
            </w:tcBorders>
            <w:vAlign w:val="center"/>
            <w:hideMark/>
          </w:tcPr>
          <w:p w14:paraId="3EFF13F7"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Income of the applicant</w:t>
            </w:r>
          </w:p>
        </w:tc>
      </w:tr>
      <w:tr w:rsidR="00B10C7D" w:rsidRPr="00B10C7D" w14:paraId="3648B7C3" w14:textId="77777777" w:rsidTr="00B10C7D">
        <w:trPr>
          <w:trHeight w:val="580"/>
          <w:jc w:val="center"/>
        </w:trPr>
        <w:tc>
          <w:tcPr>
            <w:tcW w:w="2790" w:type="dxa"/>
            <w:tcBorders>
              <w:top w:val="nil"/>
              <w:left w:val="single" w:sz="8" w:space="0" w:color="000000"/>
              <w:bottom w:val="single" w:sz="8" w:space="0" w:color="000000"/>
              <w:right w:val="single" w:sz="8" w:space="0" w:color="000000"/>
            </w:tcBorders>
            <w:vAlign w:val="center"/>
            <w:hideMark/>
          </w:tcPr>
          <w:p w14:paraId="54CB843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Property Value</w:t>
            </w:r>
          </w:p>
        </w:tc>
        <w:tc>
          <w:tcPr>
            <w:tcW w:w="2600" w:type="dxa"/>
            <w:tcBorders>
              <w:top w:val="nil"/>
              <w:left w:val="nil"/>
              <w:bottom w:val="single" w:sz="8" w:space="0" w:color="000000"/>
              <w:right w:val="single" w:sz="8" w:space="0" w:color="000000"/>
            </w:tcBorders>
            <w:vAlign w:val="center"/>
            <w:hideMark/>
          </w:tcPr>
          <w:p w14:paraId="1E9B5E70"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 value</w:t>
            </w:r>
          </w:p>
        </w:tc>
        <w:tc>
          <w:tcPr>
            <w:tcW w:w="5130" w:type="dxa"/>
            <w:tcBorders>
              <w:top w:val="nil"/>
              <w:left w:val="nil"/>
              <w:bottom w:val="single" w:sz="8" w:space="0" w:color="000000"/>
              <w:right w:val="single" w:sz="8" w:space="0" w:color="000000"/>
            </w:tcBorders>
            <w:vAlign w:val="center"/>
            <w:hideMark/>
          </w:tcPr>
          <w:p w14:paraId="4982B438"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Property value of the unit</w:t>
            </w:r>
          </w:p>
        </w:tc>
      </w:tr>
      <w:tr w:rsidR="00B10C7D" w:rsidRPr="00B10C7D" w14:paraId="6533EA56" w14:textId="77777777" w:rsidTr="00B10C7D">
        <w:trPr>
          <w:trHeight w:val="440"/>
          <w:jc w:val="center"/>
        </w:trPr>
        <w:tc>
          <w:tcPr>
            <w:tcW w:w="2790" w:type="dxa"/>
            <w:tcBorders>
              <w:top w:val="nil"/>
              <w:left w:val="single" w:sz="8" w:space="0" w:color="000000"/>
              <w:bottom w:val="single" w:sz="8" w:space="0" w:color="000000"/>
              <w:right w:val="single" w:sz="8" w:space="0" w:color="000000"/>
            </w:tcBorders>
            <w:vAlign w:val="center"/>
            <w:hideMark/>
          </w:tcPr>
          <w:p w14:paraId="1EBE9181"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Loan-To-Value</w:t>
            </w:r>
          </w:p>
        </w:tc>
        <w:tc>
          <w:tcPr>
            <w:tcW w:w="2600" w:type="dxa"/>
            <w:tcBorders>
              <w:top w:val="nil"/>
              <w:left w:val="nil"/>
              <w:bottom w:val="single" w:sz="8" w:space="0" w:color="000000"/>
              <w:right w:val="single" w:sz="8" w:space="0" w:color="000000"/>
            </w:tcBorders>
            <w:vAlign w:val="center"/>
            <w:hideMark/>
          </w:tcPr>
          <w:p w14:paraId="0FE0B74A"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proofErr w:type="spellStart"/>
            <w:r w:rsidRPr="00B10C7D">
              <w:rPr>
                <w:rFonts w:ascii="Aptos" w:eastAsia="Times New Roman" w:hAnsi="Aptos" w:cs="Times New Roman"/>
                <w:color w:val="000000"/>
                <w:kern w:val="0"/>
                <w14:ligatures w14:val="none"/>
              </w:rPr>
              <w:t>ltv</w:t>
            </w:r>
            <w:proofErr w:type="spellEnd"/>
          </w:p>
        </w:tc>
        <w:tc>
          <w:tcPr>
            <w:tcW w:w="5130" w:type="dxa"/>
            <w:tcBorders>
              <w:top w:val="nil"/>
              <w:left w:val="nil"/>
              <w:bottom w:val="single" w:sz="8" w:space="0" w:color="000000"/>
              <w:right w:val="single" w:sz="8" w:space="0" w:color="000000"/>
            </w:tcBorders>
            <w:vAlign w:val="center"/>
            <w:hideMark/>
          </w:tcPr>
          <w:p w14:paraId="3AE458EA"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Loan-to-value ratio of the applicant</w:t>
            </w:r>
          </w:p>
        </w:tc>
      </w:tr>
      <w:tr w:rsidR="00B10C7D" w:rsidRPr="00B10C7D" w14:paraId="5669F1C2" w14:textId="77777777" w:rsidTr="00B10C7D">
        <w:trPr>
          <w:trHeight w:val="440"/>
          <w:jc w:val="center"/>
        </w:trPr>
        <w:tc>
          <w:tcPr>
            <w:tcW w:w="2790" w:type="dxa"/>
            <w:tcBorders>
              <w:top w:val="nil"/>
              <w:left w:val="single" w:sz="8" w:space="0" w:color="000000"/>
              <w:bottom w:val="single" w:sz="8" w:space="0" w:color="000000"/>
              <w:right w:val="single" w:sz="8" w:space="0" w:color="000000"/>
            </w:tcBorders>
            <w:vAlign w:val="center"/>
            <w:hideMark/>
          </w:tcPr>
          <w:p w14:paraId="13B1E39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Debt-To-Income</w:t>
            </w:r>
          </w:p>
        </w:tc>
        <w:tc>
          <w:tcPr>
            <w:tcW w:w="2600" w:type="dxa"/>
            <w:tcBorders>
              <w:top w:val="nil"/>
              <w:left w:val="nil"/>
              <w:bottom w:val="single" w:sz="8" w:space="0" w:color="000000"/>
              <w:right w:val="single" w:sz="8" w:space="0" w:color="000000"/>
            </w:tcBorders>
            <w:vAlign w:val="center"/>
            <w:hideMark/>
          </w:tcPr>
          <w:p w14:paraId="2A743B5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proofErr w:type="spellStart"/>
            <w:r w:rsidRPr="00B10C7D">
              <w:rPr>
                <w:rFonts w:ascii="Aptos" w:eastAsia="Times New Roman" w:hAnsi="Aptos" w:cs="Times New Roman"/>
                <w:color w:val="000000"/>
                <w:kern w:val="0"/>
                <w14:ligatures w14:val="none"/>
              </w:rPr>
              <w:t>dti</w:t>
            </w:r>
            <w:proofErr w:type="spellEnd"/>
          </w:p>
        </w:tc>
        <w:tc>
          <w:tcPr>
            <w:tcW w:w="5130" w:type="dxa"/>
            <w:tcBorders>
              <w:top w:val="nil"/>
              <w:left w:val="nil"/>
              <w:bottom w:val="single" w:sz="8" w:space="0" w:color="000000"/>
              <w:right w:val="single" w:sz="8" w:space="0" w:color="000000"/>
            </w:tcBorders>
            <w:vAlign w:val="center"/>
            <w:hideMark/>
          </w:tcPr>
          <w:p w14:paraId="4814861D"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Debt-to-income ratio of the applicant</w:t>
            </w:r>
          </w:p>
        </w:tc>
      </w:tr>
      <w:tr w:rsidR="00B10C7D" w:rsidRPr="00B10C7D" w14:paraId="03CE4AAF" w14:textId="77777777" w:rsidTr="00B10C7D">
        <w:trPr>
          <w:trHeight w:val="400"/>
          <w:jc w:val="center"/>
        </w:trPr>
        <w:tc>
          <w:tcPr>
            <w:tcW w:w="2790" w:type="dxa"/>
            <w:tcBorders>
              <w:top w:val="nil"/>
              <w:left w:val="single" w:sz="8" w:space="0" w:color="000000"/>
              <w:bottom w:val="single" w:sz="8" w:space="0" w:color="000000"/>
              <w:right w:val="single" w:sz="8" w:space="0" w:color="000000"/>
            </w:tcBorders>
            <w:vAlign w:val="center"/>
            <w:hideMark/>
          </w:tcPr>
          <w:p w14:paraId="396C768B"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Median Minority %</w:t>
            </w:r>
          </w:p>
        </w:tc>
        <w:tc>
          <w:tcPr>
            <w:tcW w:w="2600" w:type="dxa"/>
            <w:tcBorders>
              <w:top w:val="nil"/>
              <w:left w:val="nil"/>
              <w:bottom w:val="single" w:sz="8" w:space="0" w:color="000000"/>
              <w:right w:val="single" w:sz="8" w:space="0" w:color="000000"/>
            </w:tcBorders>
            <w:vAlign w:val="center"/>
            <w:hideMark/>
          </w:tcPr>
          <w:p w14:paraId="110C8EE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minority pp</w:t>
            </w:r>
          </w:p>
        </w:tc>
        <w:tc>
          <w:tcPr>
            <w:tcW w:w="5130" w:type="dxa"/>
            <w:tcBorders>
              <w:top w:val="nil"/>
              <w:left w:val="nil"/>
              <w:bottom w:val="single" w:sz="8" w:space="0" w:color="000000"/>
              <w:right w:val="single" w:sz="8" w:space="0" w:color="000000"/>
            </w:tcBorders>
            <w:vAlign w:val="center"/>
            <w:hideMark/>
          </w:tcPr>
          <w:p w14:paraId="29D24C85"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 of minority population per county</w:t>
            </w:r>
          </w:p>
        </w:tc>
      </w:tr>
      <w:tr w:rsidR="00B10C7D" w:rsidRPr="00B10C7D" w14:paraId="518221E5" w14:textId="77777777" w:rsidTr="00B10C7D">
        <w:trPr>
          <w:trHeight w:val="520"/>
          <w:jc w:val="center"/>
        </w:trPr>
        <w:tc>
          <w:tcPr>
            <w:tcW w:w="2790" w:type="dxa"/>
            <w:tcBorders>
              <w:top w:val="nil"/>
              <w:left w:val="single" w:sz="8" w:space="0" w:color="000000"/>
              <w:bottom w:val="single" w:sz="8" w:space="0" w:color="000000"/>
              <w:right w:val="single" w:sz="8" w:space="0" w:color="000000"/>
            </w:tcBorders>
            <w:vAlign w:val="center"/>
            <w:hideMark/>
          </w:tcPr>
          <w:p w14:paraId="1C13D02D"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Age of Units</w:t>
            </w:r>
          </w:p>
        </w:tc>
        <w:tc>
          <w:tcPr>
            <w:tcW w:w="2600" w:type="dxa"/>
            <w:tcBorders>
              <w:top w:val="nil"/>
              <w:left w:val="nil"/>
              <w:bottom w:val="single" w:sz="8" w:space="0" w:color="000000"/>
              <w:right w:val="single" w:sz="8" w:space="0" w:color="000000"/>
            </w:tcBorders>
            <w:vAlign w:val="center"/>
            <w:hideMark/>
          </w:tcPr>
          <w:p w14:paraId="3F261574"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age nits</w:t>
            </w:r>
          </w:p>
        </w:tc>
        <w:tc>
          <w:tcPr>
            <w:tcW w:w="5130" w:type="dxa"/>
            <w:tcBorders>
              <w:top w:val="nil"/>
              <w:left w:val="nil"/>
              <w:bottom w:val="single" w:sz="8" w:space="0" w:color="000000"/>
              <w:right w:val="single" w:sz="8" w:space="0" w:color="000000"/>
            </w:tcBorders>
            <w:vAlign w:val="center"/>
            <w:hideMark/>
          </w:tcPr>
          <w:p w14:paraId="3311EB71"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Median age of units per county</w:t>
            </w:r>
          </w:p>
        </w:tc>
      </w:tr>
      <w:tr w:rsidR="00B10C7D" w:rsidRPr="00B10C7D" w14:paraId="45E04E52" w14:textId="77777777" w:rsidTr="00B10C7D">
        <w:trPr>
          <w:trHeight w:val="400"/>
          <w:jc w:val="center"/>
        </w:trPr>
        <w:tc>
          <w:tcPr>
            <w:tcW w:w="2790" w:type="dxa"/>
            <w:tcBorders>
              <w:top w:val="nil"/>
              <w:left w:val="single" w:sz="8" w:space="0" w:color="000000"/>
              <w:bottom w:val="single" w:sz="8" w:space="0" w:color="000000"/>
              <w:right w:val="single" w:sz="8" w:space="0" w:color="000000"/>
            </w:tcBorders>
            <w:vAlign w:val="center"/>
            <w:hideMark/>
          </w:tcPr>
          <w:p w14:paraId="085B31DA"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 Type</w:t>
            </w:r>
          </w:p>
        </w:tc>
        <w:tc>
          <w:tcPr>
            <w:tcW w:w="2600" w:type="dxa"/>
            <w:tcBorders>
              <w:top w:val="nil"/>
              <w:left w:val="nil"/>
              <w:bottom w:val="single" w:sz="8" w:space="0" w:color="000000"/>
              <w:right w:val="single" w:sz="8" w:space="0" w:color="000000"/>
            </w:tcBorders>
            <w:vAlign w:val="center"/>
            <w:hideMark/>
          </w:tcPr>
          <w:p w14:paraId="2D941BA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 type</w:t>
            </w:r>
          </w:p>
        </w:tc>
        <w:tc>
          <w:tcPr>
            <w:tcW w:w="5130" w:type="dxa"/>
            <w:tcBorders>
              <w:top w:val="nil"/>
              <w:left w:val="nil"/>
              <w:bottom w:val="single" w:sz="8" w:space="0" w:color="000000"/>
              <w:right w:val="single" w:sz="8" w:space="0" w:color="000000"/>
            </w:tcBorders>
            <w:vAlign w:val="center"/>
            <w:hideMark/>
          </w:tcPr>
          <w:p w14:paraId="25F512D5"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Type of loan (e.g., conventional, FHA)</w:t>
            </w:r>
          </w:p>
        </w:tc>
      </w:tr>
      <w:tr w:rsidR="00B10C7D" w:rsidRPr="00B10C7D" w14:paraId="5FCA6AFD" w14:textId="77777777" w:rsidTr="00B10C7D">
        <w:trPr>
          <w:trHeight w:val="620"/>
          <w:jc w:val="center"/>
        </w:trPr>
        <w:tc>
          <w:tcPr>
            <w:tcW w:w="2790" w:type="dxa"/>
            <w:tcBorders>
              <w:top w:val="nil"/>
              <w:left w:val="single" w:sz="8" w:space="0" w:color="000000"/>
              <w:bottom w:val="single" w:sz="8" w:space="0" w:color="000000"/>
              <w:right w:val="single" w:sz="8" w:space="0" w:color="000000"/>
            </w:tcBorders>
            <w:vAlign w:val="center"/>
            <w:hideMark/>
          </w:tcPr>
          <w:p w14:paraId="49296A91"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Tract Minority Population Percent</w:t>
            </w:r>
          </w:p>
        </w:tc>
        <w:tc>
          <w:tcPr>
            <w:tcW w:w="2600" w:type="dxa"/>
            <w:tcBorders>
              <w:top w:val="nil"/>
              <w:left w:val="nil"/>
              <w:bottom w:val="single" w:sz="8" w:space="0" w:color="000000"/>
              <w:right w:val="single" w:sz="8" w:space="0" w:color="000000"/>
            </w:tcBorders>
            <w:vAlign w:val="center"/>
            <w:hideMark/>
          </w:tcPr>
          <w:p w14:paraId="54EA2127"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tract minority pp</w:t>
            </w:r>
          </w:p>
        </w:tc>
        <w:tc>
          <w:tcPr>
            <w:tcW w:w="5130" w:type="dxa"/>
            <w:tcBorders>
              <w:top w:val="nil"/>
              <w:left w:val="nil"/>
              <w:bottom w:val="single" w:sz="8" w:space="0" w:color="000000"/>
              <w:right w:val="single" w:sz="8" w:space="0" w:color="000000"/>
            </w:tcBorders>
            <w:vAlign w:val="center"/>
            <w:hideMark/>
          </w:tcPr>
          <w:p w14:paraId="3506C54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 of minority population in the tract</w:t>
            </w:r>
          </w:p>
        </w:tc>
      </w:tr>
      <w:tr w:rsidR="00B10C7D" w:rsidRPr="00B10C7D" w14:paraId="5113F0F0" w14:textId="77777777" w:rsidTr="00B10C7D">
        <w:trPr>
          <w:trHeight w:val="500"/>
          <w:jc w:val="center"/>
        </w:trPr>
        <w:tc>
          <w:tcPr>
            <w:tcW w:w="2790" w:type="dxa"/>
            <w:tcBorders>
              <w:top w:val="nil"/>
              <w:left w:val="single" w:sz="8" w:space="0" w:color="000000"/>
              <w:bottom w:val="single" w:sz="8" w:space="0" w:color="000000"/>
              <w:right w:val="single" w:sz="8" w:space="0" w:color="000000"/>
            </w:tcBorders>
            <w:vAlign w:val="center"/>
            <w:hideMark/>
          </w:tcPr>
          <w:p w14:paraId="737748F8"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FFIEC Median Family Income</w:t>
            </w:r>
          </w:p>
        </w:tc>
        <w:tc>
          <w:tcPr>
            <w:tcW w:w="2600" w:type="dxa"/>
            <w:tcBorders>
              <w:top w:val="nil"/>
              <w:left w:val="nil"/>
              <w:bottom w:val="single" w:sz="8" w:space="0" w:color="000000"/>
              <w:right w:val="single" w:sz="8" w:space="0" w:color="000000"/>
            </w:tcBorders>
            <w:vAlign w:val="center"/>
            <w:hideMark/>
          </w:tcPr>
          <w:p w14:paraId="423742DC"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proofErr w:type="spellStart"/>
            <w:r w:rsidRPr="00B10C7D">
              <w:rPr>
                <w:rFonts w:ascii="Aptos" w:eastAsia="Times New Roman" w:hAnsi="Aptos" w:cs="Times New Roman"/>
                <w:color w:val="000000"/>
                <w:kern w:val="0"/>
                <w14:ligatures w14:val="none"/>
              </w:rPr>
              <w:t>ffiec</w:t>
            </w:r>
            <w:proofErr w:type="spellEnd"/>
            <w:r w:rsidRPr="00B10C7D">
              <w:rPr>
                <w:rFonts w:ascii="Aptos" w:eastAsia="Times New Roman" w:hAnsi="Aptos" w:cs="Times New Roman"/>
                <w:color w:val="000000"/>
                <w:kern w:val="0"/>
                <w14:ligatures w14:val="none"/>
              </w:rPr>
              <w:t xml:space="preserve"> income</w:t>
            </w:r>
          </w:p>
        </w:tc>
        <w:tc>
          <w:tcPr>
            <w:tcW w:w="5130" w:type="dxa"/>
            <w:tcBorders>
              <w:top w:val="nil"/>
              <w:left w:val="nil"/>
              <w:bottom w:val="single" w:sz="8" w:space="0" w:color="000000"/>
              <w:right w:val="single" w:sz="8" w:space="0" w:color="000000"/>
            </w:tcBorders>
            <w:vAlign w:val="center"/>
            <w:hideMark/>
          </w:tcPr>
          <w:p w14:paraId="5D0CD9FF"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FFIEC Median Family Income of the MSA/MD</w:t>
            </w:r>
          </w:p>
        </w:tc>
      </w:tr>
      <w:tr w:rsidR="00B10C7D" w:rsidRPr="00B10C7D" w14:paraId="254774C2" w14:textId="77777777" w:rsidTr="00B10C7D">
        <w:trPr>
          <w:trHeight w:val="440"/>
          <w:jc w:val="center"/>
        </w:trPr>
        <w:tc>
          <w:tcPr>
            <w:tcW w:w="2790" w:type="dxa"/>
            <w:tcBorders>
              <w:top w:val="nil"/>
              <w:left w:val="single" w:sz="8" w:space="0" w:color="000000"/>
              <w:bottom w:val="single" w:sz="8" w:space="0" w:color="000000"/>
              <w:right w:val="single" w:sz="8" w:space="0" w:color="000000"/>
            </w:tcBorders>
            <w:vAlign w:val="center"/>
            <w:hideMark/>
          </w:tcPr>
          <w:p w14:paraId="050F1736"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Tract-to-MSA Income %</w:t>
            </w:r>
          </w:p>
        </w:tc>
        <w:tc>
          <w:tcPr>
            <w:tcW w:w="2600" w:type="dxa"/>
            <w:tcBorders>
              <w:top w:val="nil"/>
              <w:left w:val="nil"/>
              <w:bottom w:val="single" w:sz="8" w:space="0" w:color="000000"/>
              <w:right w:val="single" w:sz="8" w:space="0" w:color="000000"/>
            </w:tcBorders>
            <w:vAlign w:val="center"/>
            <w:hideMark/>
          </w:tcPr>
          <w:p w14:paraId="2EFA14F0"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 xml:space="preserve">tract </w:t>
            </w:r>
            <w:proofErr w:type="spellStart"/>
            <w:r w:rsidRPr="00B10C7D">
              <w:rPr>
                <w:rFonts w:ascii="Aptos" w:eastAsia="Times New Roman" w:hAnsi="Aptos" w:cs="Times New Roman"/>
                <w:color w:val="000000"/>
                <w:kern w:val="0"/>
                <w14:ligatures w14:val="none"/>
              </w:rPr>
              <w:t>msa</w:t>
            </w:r>
            <w:proofErr w:type="spellEnd"/>
            <w:r w:rsidRPr="00B10C7D">
              <w:rPr>
                <w:rFonts w:ascii="Aptos" w:eastAsia="Times New Roman" w:hAnsi="Aptos" w:cs="Times New Roman"/>
                <w:color w:val="000000"/>
                <w:kern w:val="0"/>
                <w14:ligatures w14:val="none"/>
              </w:rPr>
              <w:t xml:space="preserve"> income pc</w:t>
            </w:r>
          </w:p>
        </w:tc>
        <w:tc>
          <w:tcPr>
            <w:tcW w:w="5130" w:type="dxa"/>
            <w:tcBorders>
              <w:top w:val="nil"/>
              <w:left w:val="nil"/>
              <w:bottom w:val="single" w:sz="8" w:space="0" w:color="000000"/>
              <w:right w:val="single" w:sz="8" w:space="0" w:color="000000"/>
            </w:tcBorders>
            <w:vAlign w:val="center"/>
            <w:hideMark/>
          </w:tcPr>
          <w:p w14:paraId="4B01F60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Ratio of tract median income to</w:t>
            </w:r>
          </w:p>
        </w:tc>
      </w:tr>
      <w:tr w:rsidR="00B10C7D" w:rsidRPr="00B10C7D" w14:paraId="521C5D38" w14:textId="77777777" w:rsidTr="00B10C7D">
        <w:trPr>
          <w:trHeight w:val="720"/>
          <w:jc w:val="center"/>
        </w:trPr>
        <w:tc>
          <w:tcPr>
            <w:tcW w:w="2790" w:type="dxa"/>
            <w:tcBorders>
              <w:top w:val="nil"/>
              <w:left w:val="single" w:sz="8" w:space="0" w:color="000000"/>
              <w:bottom w:val="single" w:sz="8" w:space="0" w:color="000000"/>
              <w:right w:val="single" w:sz="8" w:space="0" w:color="000000"/>
            </w:tcBorders>
            <w:vAlign w:val="center"/>
            <w:hideMark/>
          </w:tcPr>
          <w:p w14:paraId="4156FBA3"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Owner-Occupied Units</w:t>
            </w:r>
          </w:p>
        </w:tc>
        <w:tc>
          <w:tcPr>
            <w:tcW w:w="2600" w:type="dxa"/>
            <w:tcBorders>
              <w:top w:val="nil"/>
              <w:left w:val="nil"/>
              <w:bottom w:val="single" w:sz="8" w:space="0" w:color="000000"/>
              <w:right w:val="single" w:sz="8" w:space="0" w:color="000000"/>
            </w:tcBorders>
            <w:vAlign w:val="center"/>
            <w:hideMark/>
          </w:tcPr>
          <w:p w14:paraId="410068CB"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owner occ units</w:t>
            </w:r>
          </w:p>
        </w:tc>
        <w:tc>
          <w:tcPr>
            <w:tcW w:w="5130" w:type="dxa"/>
            <w:tcBorders>
              <w:top w:val="nil"/>
              <w:left w:val="nil"/>
              <w:bottom w:val="single" w:sz="8" w:space="0" w:color="000000"/>
              <w:right w:val="single" w:sz="8" w:space="0" w:color="000000"/>
            </w:tcBorders>
            <w:vAlign w:val="center"/>
            <w:hideMark/>
          </w:tcPr>
          <w:p w14:paraId="47C0FFA6"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Number of owner-occupied units in the MSA/MD median income tract</w:t>
            </w:r>
          </w:p>
        </w:tc>
      </w:tr>
      <w:tr w:rsidR="00B10C7D" w:rsidRPr="00B10C7D" w14:paraId="48B71446" w14:textId="77777777" w:rsidTr="00B10C7D">
        <w:trPr>
          <w:trHeight w:val="680"/>
          <w:jc w:val="center"/>
        </w:trPr>
        <w:tc>
          <w:tcPr>
            <w:tcW w:w="2790" w:type="dxa"/>
            <w:tcBorders>
              <w:top w:val="nil"/>
              <w:left w:val="single" w:sz="8" w:space="0" w:color="000000"/>
              <w:bottom w:val="single" w:sz="8" w:space="0" w:color="000000"/>
              <w:right w:val="single" w:sz="8" w:space="0" w:color="000000"/>
            </w:tcBorders>
            <w:vAlign w:val="center"/>
            <w:hideMark/>
          </w:tcPr>
          <w:p w14:paraId="253105FC"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One-to-Four Family Homes</w:t>
            </w:r>
          </w:p>
        </w:tc>
        <w:tc>
          <w:tcPr>
            <w:tcW w:w="2600" w:type="dxa"/>
            <w:tcBorders>
              <w:top w:val="nil"/>
              <w:left w:val="nil"/>
              <w:bottom w:val="single" w:sz="8" w:space="0" w:color="000000"/>
              <w:right w:val="single" w:sz="8" w:space="0" w:color="000000"/>
            </w:tcBorders>
            <w:vAlign w:val="center"/>
            <w:hideMark/>
          </w:tcPr>
          <w:p w14:paraId="64BF69D0"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one to four homes</w:t>
            </w:r>
          </w:p>
        </w:tc>
        <w:tc>
          <w:tcPr>
            <w:tcW w:w="5130" w:type="dxa"/>
            <w:tcBorders>
              <w:top w:val="nil"/>
              <w:left w:val="nil"/>
              <w:bottom w:val="single" w:sz="8" w:space="0" w:color="000000"/>
              <w:right w:val="single" w:sz="8" w:space="0" w:color="000000"/>
            </w:tcBorders>
            <w:vAlign w:val="center"/>
            <w:hideMark/>
          </w:tcPr>
          <w:p w14:paraId="1E4B4587"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Number of one-to-four family homes in the tract</w:t>
            </w:r>
          </w:p>
        </w:tc>
      </w:tr>
      <w:tr w:rsidR="00B10C7D" w:rsidRPr="00B10C7D" w14:paraId="75B2767D" w14:textId="77777777" w:rsidTr="00B10C7D">
        <w:trPr>
          <w:trHeight w:val="460"/>
          <w:jc w:val="center"/>
        </w:trPr>
        <w:tc>
          <w:tcPr>
            <w:tcW w:w="2790" w:type="dxa"/>
            <w:tcBorders>
              <w:top w:val="nil"/>
              <w:left w:val="single" w:sz="8" w:space="0" w:color="000000"/>
              <w:bottom w:val="single" w:sz="8" w:space="0" w:color="000000"/>
              <w:right w:val="single" w:sz="8" w:space="0" w:color="000000"/>
            </w:tcBorders>
            <w:vAlign w:val="center"/>
            <w:hideMark/>
          </w:tcPr>
          <w:p w14:paraId="32919F2B"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Action Taken</w:t>
            </w:r>
          </w:p>
        </w:tc>
        <w:tc>
          <w:tcPr>
            <w:tcW w:w="2600" w:type="dxa"/>
            <w:tcBorders>
              <w:top w:val="nil"/>
              <w:left w:val="nil"/>
              <w:bottom w:val="single" w:sz="8" w:space="0" w:color="000000"/>
              <w:right w:val="single" w:sz="8" w:space="0" w:color="000000"/>
            </w:tcBorders>
            <w:vAlign w:val="center"/>
            <w:hideMark/>
          </w:tcPr>
          <w:p w14:paraId="1793F104"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action taken</w:t>
            </w:r>
          </w:p>
        </w:tc>
        <w:tc>
          <w:tcPr>
            <w:tcW w:w="5130" w:type="dxa"/>
            <w:tcBorders>
              <w:top w:val="nil"/>
              <w:left w:val="nil"/>
              <w:bottom w:val="single" w:sz="8" w:space="0" w:color="000000"/>
              <w:right w:val="single" w:sz="8" w:space="0" w:color="000000"/>
            </w:tcBorders>
            <w:vAlign w:val="center"/>
            <w:hideMark/>
          </w:tcPr>
          <w:p w14:paraId="2191E95E"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Action taken on the application: approved or denied</w:t>
            </w:r>
          </w:p>
        </w:tc>
      </w:tr>
      <w:tr w:rsidR="00B10C7D" w:rsidRPr="00B10C7D" w14:paraId="4BC1BEF5" w14:textId="77777777" w:rsidTr="00B10C7D">
        <w:trPr>
          <w:trHeight w:val="360"/>
          <w:jc w:val="center"/>
        </w:trPr>
        <w:tc>
          <w:tcPr>
            <w:tcW w:w="2790" w:type="dxa"/>
            <w:tcBorders>
              <w:top w:val="nil"/>
              <w:left w:val="single" w:sz="8" w:space="0" w:color="000000"/>
              <w:bottom w:val="single" w:sz="8" w:space="0" w:color="000000"/>
              <w:right w:val="single" w:sz="8" w:space="0" w:color="000000"/>
            </w:tcBorders>
            <w:vAlign w:val="center"/>
            <w:hideMark/>
          </w:tcPr>
          <w:p w14:paraId="5A789437"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Income Bins</w:t>
            </w:r>
          </w:p>
        </w:tc>
        <w:tc>
          <w:tcPr>
            <w:tcW w:w="2600" w:type="dxa"/>
            <w:tcBorders>
              <w:top w:val="nil"/>
              <w:left w:val="nil"/>
              <w:bottom w:val="single" w:sz="8" w:space="0" w:color="000000"/>
              <w:right w:val="single" w:sz="8" w:space="0" w:color="000000"/>
            </w:tcBorders>
            <w:vAlign w:val="center"/>
            <w:hideMark/>
          </w:tcPr>
          <w:p w14:paraId="5EDAF718"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income bins</w:t>
            </w:r>
          </w:p>
        </w:tc>
        <w:tc>
          <w:tcPr>
            <w:tcW w:w="5130" w:type="dxa"/>
            <w:tcBorders>
              <w:top w:val="nil"/>
              <w:left w:val="nil"/>
              <w:bottom w:val="single" w:sz="8" w:space="0" w:color="000000"/>
              <w:right w:val="single" w:sz="8" w:space="0" w:color="000000"/>
            </w:tcBorders>
            <w:vAlign w:val="center"/>
            <w:hideMark/>
          </w:tcPr>
          <w:p w14:paraId="114629E4"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Applicant income grouped in bins</w:t>
            </w:r>
          </w:p>
        </w:tc>
      </w:tr>
      <w:tr w:rsidR="00B10C7D" w:rsidRPr="00B10C7D" w14:paraId="4F6857FA" w14:textId="77777777" w:rsidTr="00B10C7D">
        <w:trPr>
          <w:trHeight w:val="360"/>
          <w:jc w:val="center"/>
        </w:trPr>
        <w:tc>
          <w:tcPr>
            <w:tcW w:w="2790" w:type="dxa"/>
            <w:tcBorders>
              <w:top w:val="nil"/>
              <w:left w:val="single" w:sz="8" w:space="0" w:color="000000"/>
              <w:bottom w:val="single" w:sz="8" w:space="0" w:color="000000"/>
              <w:right w:val="single" w:sz="8" w:space="0" w:color="000000"/>
            </w:tcBorders>
            <w:vAlign w:val="center"/>
            <w:hideMark/>
          </w:tcPr>
          <w:p w14:paraId="62C7A082"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Property Value Bins</w:t>
            </w:r>
          </w:p>
        </w:tc>
        <w:tc>
          <w:tcPr>
            <w:tcW w:w="2600" w:type="dxa"/>
            <w:tcBorders>
              <w:top w:val="nil"/>
              <w:left w:val="nil"/>
              <w:bottom w:val="single" w:sz="8" w:space="0" w:color="000000"/>
              <w:right w:val="single" w:sz="8" w:space="0" w:color="000000"/>
            </w:tcBorders>
            <w:vAlign w:val="center"/>
            <w:hideMark/>
          </w:tcPr>
          <w:p w14:paraId="1F657D76"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 value bins</w:t>
            </w:r>
          </w:p>
        </w:tc>
        <w:tc>
          <w:tcPr>
            <w:tcW w:w="5130" w:type="dxa"/>
            <w:tcBorders>
              <w:top w:val="nil"/>
              <w:left w:val="nil"/>
              <w:bottom w:val="single" w:sz="8" w:space="0" w:color="000000"/>
              <w:right w:val="single" w:sz="8" w:space="0" w:color="000000"/>
            </w:tcBorders>
            <w:vAlign w:val="center"/>
            <w:hideMark/>
          </w:tcPr>
          <w:p w14:paraId="138AD05E"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Property value grouped in bins</w:t>
            </w:r>
          </w:p>
        </w:tc>
      </w:tr>
      <w:tr w:rsidR="00B10C7D" w:rsidRPr="00B10C7D" w14:paraId="62C53813" w14:textId="77777777" w:rsidTr="00B10C7D">
        <w:trPr>
          <w:trHeight w:val="360"/>
          <w:jc w:val="center"/>
        </w:trPr>
        <w:tc>
          <w:tcPr>
            <w:tcW w:w="2790" w:type="dxa"/>
            <w:tcBorders>
              <w:top w:val="nil"/>
              <w:left w:val="single" w:sz="8" w:space="0" w:color="000000"/>
              <w:bottom w:val="single" w:sz="8" w:space="0" w:color="000000"/>
              <w:right w:val="single" w:sz="8" w:space="0" w:color="000000"/>
            </w:tcBorders>
            <w:vAlign w:val="center"/>
            <w:hideMark/>
          </w:tcPr>
          <w:p w14:paraId="7103E3A4"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 Amount</w:t>
            </w:r>
          </w:p>
        </w:tc>
        <w:tc>
          <w:tcPr>
            <w:tcW w:w="2600" w:type="dxa"/>
            <w:tcBorders>
              <w:top w:val="nil"/>
              <w:left w:val="nil"/>
              <w:bottom w:val="single" w:sz="8" w:space="0" w:color="000000"/>
              <w:right w:val="single" w:sz="8" w:space="0" w:color="000000"/>
            </w:tcBorders>
            <w:vAlign w:val="center"/>
            <w:hideMark/>
          </w:tcPr>
          <w:p w14:paraId="3D40F1E8"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 amt</w:t>
            </w:r>
          </w:p>
        </w:tc>
        <w:tc>
          <w:tcPr>
            <w:tcW w:w="5130" w:type="dxa"/>
            <w:tcBorders>
              <w:top w:val="nil"/>
              <w:left w:val="nil"/>
              <w:bottom w:val="single" w:sz="8" w:space="0" w:color="000000"/>
              <w:right w:val="single" w:sz="8" w:space="0" w:color="000000"/>
            </w:tcBorders>
            <w:vAlign w:val="center"/>
            <w:hideMark/>
          </w:tcPr>
          <w:p w14:paraId="7F8D1756" w14:textId="77777777" w:rsidR="00B10C7D" w:rsidRPr="00B10C7D" w:rsidRDefault="00B10C7D" w:rsidP="00B10C7D">
            <w:pPr>
              <w:spacing w:after="0" w:line="240" w:lineRule="auto"/>
              <w:ind w:firstLineChars="100" w:firstLine="240"/>
              <w:rPr>
                <w:rFonts w:ascii="Aptos" w:eastAsia="Times New Roman" w:hAnsi="Aptos" w:cs="Times New Roman"/>
                <w:color w:val="000000"/>
                <w:kern w:val="0"/>
                <w14:ligatures w14:val="none"/>
              </w:rPr>
            </w:pPr>
            <w:r w:rsidRPr="00B10C7D">
              <w:rPr>
                <w:rFonts w:ascii="Aptos" w:eastAsia="Times New Roman" w:hAnsi="Aptos" w:cs="Times New Roman"/>
                <w:color w:val="000000"/>
                <w:kern w:val="0"/>
                <w14:ligatures w14:val="none"/>
              </w:rPr>
              <w:t>Loan amount in thousands of dollars</w:t>
            </w:r>
          </w:p>
        </w:tc>
      </w:tr>
    </w:tbl>
    <w:p w14:paraId="69410DAC" w14:textId="77777777" w:rsidR="00A51D90" w:rsidRPr="00971E5E" w:rsidRDefault="00A51D90" w:rsidP="00865DB2">
      <w:pPr>
        <w:rPr>
          <w:b/>
          <w:bCs/>
        </w:rPr>
      </w:pPr>
    </w:p>
    <w:p w14:paraId="1587290C" w14:textId="77777777" w:rsidR="00A51D90" w:rsidRDefault="00A51D90" w:rsidP="00865DB2"/>
    <w:p w14:paraId="0477B867" w14:textId="77777777" w:rsidR="00B10C7D" w:rsidRDefault="00B10C7D" w:rsidP="00865DB2"/>
    <w:p w14:paraId="1CC19022" w14:textId="15F02682" w:rsidR="00756D9E" w:rsidRDefault="00756D9E" w:rsidP="00865DB2">
      <w:r>
        <w:lastRenderedPageBreak/>
        <w:t xml:space="preserve">Appendix A2: </w:t>
      </w:r>
      <w:r w:rsidR="00BF43A1">
        <w:t xml:space="preserve">Observed and Predicted </w:t>
      </w:r>
      <w:r>
        <w:t>Denial Rate</w:t>
      </w:r>
      <w:r w:rsidR="00BF43A1">
        <w:t>s</w:t>
      </w:r>
    </w:p>
    <w:tbl>
      <w:tblPr>
        <w:tblStyle w:val="TableGrid"/>
        <w:tblW w:w="0" w:type="auto"/>
        <w:tblLook w:val="04A0" w:firstRow="1" w:lastRow="0" w:firstColumn="1" w:lastColumn="0" w:noHBand="0" w:noVBand="1"/>
      </w:tblPr>
      <w:tblGrid>
        <w:gridCol w:w="2293"/>
        <w:gridCol w:w="2464"/>
        <w:gridCol w:w="2400"/>
        <w:gridCol w:w="2193"/>
      </w:tblGrid>
      <w:tr w:rsidR="00F94AFC" w14:paraId="5B42177C" w14:textId="67899AA1" w:rsidTr="00F94AFC">
        <w:trPr>
          <w:trHeight w:val="348"/>
        </w:trPr>
        <w:tc>
          <w:tcPr>
            <w:tcW w:w="2293" w:type="dxa"/>
          </w:tcPr>
          <w:p w14:paraId="42FC2D03" w14:textId="42E0F4CE" w:rsidR="00F94AFC" w:rsidRPr="00F95F92" w:rsidRDefault="00F94AFC" w:rsidP="00F95F92">
            <w:pPr>
              <w:jc w:val="center"/>
              <w:rPr>
                <w:b/>
                <w:bCs/>
              </w:rPr>
            </w:pPr>
            <w:r w:rsidRPr="00F95F92">
              <w:rPr>
                <w:b/>
                <w:bCs/>
              </w:rPr>
              <w:t>Year</w:t>
            </w:r>
          </w:p>
        </w:tc>
        <w:tc>
          <w:tcPr>
            <w:tcW w:w="2464" w:type="dxa"/>
          </w:tcPr>
          <w:p w14:paraId="5F57B73C" w14:textId="166D6DCD" w:rsidR="00F94AFC" w:rsidRPr="00F95F92" w:rsidRDefault="00F94AFC" w:rsidP="00F95F92">
            <w:pPr>
              <w:jc w:val="center"/>
              <w:rPr>
                <w:b/>
                <w:bCs/>
              </w:rPr>
            </w:pPr>
            <w:r w:rsidRPr="00F95F92">
              <w:rPr>
                <w:b/>
                <w:bCs/>
              </w:rPr>
              <w:t>Number of Applications</w:t>
            </w:r>
          </w:p>
        </w:tc>
        <w:tc>
          <w:tcPr>
            <w:tcW w:w="2400" w:type="dxa"/>
          </w:tcPr>
          <w:p w14:paraId="431D6F42" w14:textId="39AC813A" w:rsidR="00F94AFC" w:rsidRPr="00F95F92" w:rsidRDefault="00F94AFC" w:rsidP="00F95F92">
            <w:pPr>
              <w:jc w:val="center"/>
              <w:rPr>
                <w:b/>
                <w:bCs/>
              </w:rPr>
            </w:pPr>
            <w:r>
              <w:rPr>
                <w:b/>
                <w:bCs/>
              </w:rPr>
              <w:t xml:space="preserve">Observed </w:t>
            </w:r>
            <w:r w:rsidRPr="00F95F92">
              <w:rPr>
                <w:b/>
                <w:bCs/>
              </w:rPr>
              <w:t>Denial Rate</w:t>
            </w:r>
          </w:p>
        </w:tc>
        <w:tc>
          <w:tcPr>
            <w:tcW w:w="2193" w:type="dxa"/>
          </w:tcPr>
          <w:p w14:paraId="24FE09B3" w14:textId="422B9345" w:rsidR="00F94AFC" w:rsidRDefault="00F94AFC" w:rsidP="00F95F92">
            <w:pPr>
              <w:jc w:val="center"/>
              <w:rPr>
                <w:b/>
                <w:bCs/>
              </w:rPr>
            </w:pPr>
            <w:r>
              <w:rPr>
                <w:b/>
                <w:bCs/>
              </w:rPr>
              <w:t>Predicted Denial Rate</w:t>
            </w:r>
          </w:p>
        </w:tc>
      </w:tr>
      <w:tr w:rsidR="00F94AFC" w14:paraId="1E93002B" w14:textId="35DB48BA" w:rsidTr="00F94AFC">
        <w:trPr>
          <w:trHeight w:val="336"/>
        </w:trPr>
        <w:tc>
          <w:tcPr>
            <w:tcW w:w="2293" w:type="dxa"/>
          </w:tcPr>
          <w:p w14:paraId="118BC817" w14:textId="03010B55" w:rsidR="00F94AFC" w:rsidRDefault="00F94AFC" w:rsidP="00F95F92">
            <w:pPr>
              <w:jc w:val="center"/>
            </w:pPr>
            <w:r>
              <w:t>2018</w:t>
            </w:r>
          </w:p>
        </w:tc>
        <w:tc>
          <w:tcPr>
            <w:tcW w:w="2464" w:type="dxa"/>
          </w:tcPr>
          <w:p w14:paraId="3A87DE3E" w14:textId="7D5DAF7F" w:rsidR="00F94AFC" w:rsidRDefault="00F94AFC" w:rsidP="00F95F92">
            <w:pPr>
              <w:jc w:val="center"/>
            </w:pPr>
            <w:r>
              <w:t>293,976</w:t>
            </w:r>
          </w:p>
        </w:tc>
        <w:tc>
          <w:tcPr>
            <w:tcW w:w="2400" w:type="dxa"/>
          </w:tcPr>
          <w:p w14:paraId="0965B9BB" w14:textId="715C4DEC" w:rsidR="00F94AFC" w:rsidRDefault="00F94AFC" w:rsidP="00F95F92">
            <w:pPr>
              <w:jc w:val="center"/>
            </w:pPr>
            <w:r>
              <w:t>11.75%</w:t>
            </w:r>
          </w:p>
        </w:tc>
        <w:tc>
          <w:tcPr>
            <w:tcW w:w="2193" w:type="dxa"/>
          </w:tcPr>
          <w:p w14:paraId="3881D3EC" w14:textId="40FCC56B" w:rsidR="00F94AFC" w:rsidRDefault="00F94AFC" w:rsidP="00F95F92">
            <w:pPr>
              <w:jc w:val="center"/>
            </w:pPr>
            <w:r>
              <w:t>11</w:t>
            </w:r>
            <w:r w:rsidR="00AF284E">
              <w:t>.77%</w:t>
            </w:r>
          </w:p>
        </w:tc>
      </w:tr>
      <w:tr w:rsidR="00F94AFC" w14:paraId="30BC93E0" w14:textId="4CB34627" w:rsidTr="00F94AFC">
        <w:trPr>
          <w:trHeight w:val="348"/>
        </w:trPr>
        <w:tc>
          <w:tcPr>
            <w:tcW w:w="2293" w:type="dxa"/>
          </w:tcPr>
          <w:p w14:paraId="087A452B" w14:textId="13609C58" w:rsidR="00F94AFC" w:rsidRDefault="00F94AFC" w:rsidP="00F95F92">
            <w:pPr>
              <w:jc w:val="center"/>
            </w:pPr>
            <w:r>
              <w:t>2019</w:t>
            </w:r>
          </w:p>
        </w:tc>
        <w:tc>
          <w:tcPr>
            <w:tcW w:w="2464" w:type="dxa"/>
          </w:tcPr>
          <w:p w14:paraId="55BC4A67" w14:textId="28EDF305" w:rsidR="00F94AFC" w:rsidRDefault="00F94AFC" w:rsidP="00F95F92">
            <w:pPr>
              <w:jc w:val="center"/>
            </w:pPr>
            <w:r>
              <w:t>321,588</w:t>
            </w:r>
          </w:p>
        </w:tc>
        <w:tc>
          <w:tcPr>
            <w:tcW w:w="2400" w:type="dxa"/>
          </w:tcPr>
          <w:p w14:paraId="337F2BB5" w14:textId="46E107EF" w:rsidR="00F94AFC" w:rsidRDefault="00F94AFC" w:rsidP="00F95F92">
            <w:pPr>
              <w:jc w:val="center"/>
            </w:pPr>
            <w:r>
              <w:t>11.03%</w:t>
            </w:r>
          </w:p>
        </w:tc>
        <w:tc>
          <w:tcPr>
            <w:tcW w:w="2193" w:type="dxa"/>
          </w:tcPr>
          <w:p w14:paraId="14972601" w14:textId="51E0F6DC" w:rsidR="00F94AFC" w:rsidRDefault="00AF284E" w:rsidP="00F95F92">
            <w:pPr>
              <w:jc w:val="center"/>
            </w:pPr>
            <w:r>
              <w:t>11.04%</w:t>
            </w:r>
          </w:p>
        </w:tc>
      </w:tr>
      <w:tr w:rsidR="00F94AFC" w14:paraId="491D0A8B" w14:textId="4FA17BDC" w:rsidTr="00F94AFC">
        <w:trPr>
          <w:trHeight w:val="348"/>
        </w:trPr>
        <w:tc>
          <w:tcPr>
            <w:tcW w:w="2293" w:type="dxa"/>
          </w:tcPr>
          <w:p w14:paraId="4D81B90A" w14:textId="111D3C5E" w:rsidR="00F94AFC" w:rsidRDefault="00F94AFC" w:rsidP="00F95F92">
            <w:pPr>
              <w:jc w:val="center"/>
            </w:pPr>
            <w:r>
              <w:t>2020</w:t>
            </w:r>
          </w:p>
        </w:tc>
        <w:tc>
          <w:tcPr>
            <w:tcW w:w="2464" w:type="dxa"/>
          </w:tcPr>
          <w:p w14:paraId="04A4851C" w14:textId="0A8950A0" w:rsidR="00F94AFC" w:rsidRDefault="00F94AFC" w:rsidP="00F95F92">
            <w:pPr>
              <w:jc w:val="center"/>
            </w:pPr>
            <w:r>
              <w:t>374,749</w:t>
            </w:r>
          </w:p>
        </w:tc>
        <w:tc>
          <w:tcPr>
            <w:tcW w:w="2400" w:type="dxa"/>
          </w:tcPr>
          <w:p w14:paraId="369339CC" w14:textId="66709437" w:rsidR="00F94AFC" w:rsidRDefault="00F94AFC" w:rsidP="00F95F92">
            <w:pPr>
              <w:jc w:val="center"/>
            </w:pPr>
            <w:r>
              <w:t>11.</w:t>
            </w:r>
            <w:r w:rsidR="00AF284E">
              <w:t>72</w:t>
            </w:r>
            <w:r>
              <w:t>%</w:t>
            </w:r>
          </w:p>
        </w:tc>
        <w:tc>
          <w:tcPr>
            <w:tcW w:w="2193" w:type="dxa"/>
          </w:tcPr>
          <w:p w14:paraId="01198BDB" w14:textId="4957859D" w:rsidR="00F94AFC" w:rsidRDefault="00AF284E" w:rsidP="00F95F92">
            <w:pPr>
              <w:jc w:val="center"/>
            </w:pPr>
            <w:r>
              <w:t>11.62%</w:t>
            </w:r>
          </w:p>
        </w:tc>
      </w:tr>
      <w:tr w:rsidR="00F94AFC" w14:paraId="2B626EC2" w14:textId="751C80E1" w:rsidTr="00F94AFC">
        <w:trPr>
          <w:trHeight w:val="336"/>
        </w:trPr>
        <w:tc>
          <w:tcPr>
            <w:tcW w:w="2293" w:type="dxa"/>
          </w:tcPr>
          <w:p w14:paraId="7A2A629D" w14:textId="3D3F0C98" w:rsidR="00F94AFC" w:rsidRDefault="00F94AFC" w:rsidP="00F95F92">
            <w:pPr>
              <w:jc w:val="center"/>
            </w:pPr>
            <w:r>
              <w:t>2021</w:t>
            </w:r>
          </w:p>
        </w:tc>
        <w:tc>
          <w:tcPr>
            <w:tcW w:w="2464" w:type="dxa"/>
          </w:tcPr>
          <w:p w14:paraId="4716255C" w14:textId="565956EC" w:rsidR="00F94AFC" w:rsidRDefault="00F94AFC" w:rsidP="00F95F92">
            <w:pPr>
              <w:jc w:val="center"/>
            </w:pPr>
            <w:r>
              <w:t>375,463</w:t>
            </w:r>
          </w:p>
        </w:tc>
        <w:tc>
          <w:tcPr>
            <w:tcW w:w="2400" w:type="dxa"/>
          </w:tcPr>
          <w:p w14:paraId="37A40BB8" w14:textId="345E10BB" w:rsidR="00F94AFC" w:rsidRDefault="00F94AFC" w:rsidP="00F95F92">
            <w:pPr>
              <w:jc w:val="center"/>
            </w:pPr>
            <w:r>
              <w:t>1</w:t>
            </w:r>
            <w:r w:rsidR="00AF284E">
              <w:t>0.96</w:t>
            </w:r>
            <w:r>
              <w:t>%</w:t>
            </w:r>
          </w:p>
        </w:tc>
        <w:tc>
          <w:tcPr>
            <w:tcW w:w="2193" w:type="dxa"/>
          </w:tcPr>
          <w:p w14:paraId="618931B8" w14:textId="64231638" w:rsidR="00F94AFC" w:rsidRDefault="00AF284E" w:rsidP="00F95F92">
            <w:pPr>
              <w:jc w:val="center"/>
            </w:pPr>
            <w:r>
              <w:t>11.15%</w:t>
            </w:r>
          </w:p>
        </w:tc>
      </w:tr>
      <w:tr w:rsidR="00F94AFC" w14:paraId="6A241FC5" w14:textId="47749A7A" w:rsidTr="00F94AFC">
        <w:trPr>
          <w:trHeight w:val="348"/>
        </w:trPr>
        <w:tc>
          <w:tcPr>
            <w:tcW w:w="2293" w:type="dxa"/>
          </w:tcPr>
          <w:p w14:paraId="7A3FC4F1" w14:textId="1D937011" w:rsidR="00F94AFC" w:rsidRDefault="00F94AFC" w:rsidP="00F95F92">
            <w:pPr>
              <w:jc w:val="center"/>
            </w:pPr>
            <w:r>
              <w:t>2022</w:t>
            </w:r>
          </w:p>
        </w:tc>
        <w:tc>
          <w:tcPr>
            <w:tcW w:w="2464" w:type="dxa"/>
          </w:tcPr>
          <w:p w14:paraId="7B7341CA" w14:textId="06482719" w:rsidR="00F94AFC" w:rsidRDefault="00F94AFC" w:rsidP="00F95F92">
            <w:pPr>
              <w:jc w:val="center"/>
            </w:pPr>
            <w:r>
              <w:t>334,508</w:t>
            </w:r>
          </w:p>
        </w:tc>
        <w:tc>
          <w:tcPr>
            <w:tcW w:w="2400" w:type="dxa"/>
          </w:tcPr>
          <w:p w14:paraId="0FAFE656" w14:textId="1DE3F3E6" w:rsidR="00F94AFC" w:rsidRDefault="00F94AFC" w:rsidP="00F95F92">
            <w:pPr>
              <w:jc w:val="center"/>
            </w:pPr>
            <w:r>
              <w:t>1</w:t>
            </w:r>
            <w:r w:rsidR="00133A74">
              <w:t>2.63</w:t>
            </w:r>
            <w:r>
              <w:t>%</w:t>
            </w:r>
          </w:p>
        </w:tc>
        <w:tc>
          <w:tcPr>
            <w:tcW w:w="2193" w:type="dxa"/>
          </w:tcPr>
          <w:p w14:paraId="5F571DD3" w14:textId="23EB1855" w:rsidR="00F94AFC" w:rsidRDefault="00133A74" w:rsidP="00F95F92">
            <w:pPr>
              <w:jc w:val="center"/>
            </w:pPr>
            <w:r>
              <w:t>12.56%</w:t>
            </w:r>
          </w:p>
        </w:tc>
      </w:tr>
      <w:tr w:rsidR="00F94AFC" w14:paraId="1B87102A" w14:textId="6DE0128E" w:rsidTr="00F94AFC">
        <w:trPr>
          <w:trHeight w:val="348"/>
        </w:trPr>
        <w:tc>
          <w:tcPr>
            <w:tcW w:w="2293" w:type="dxa"/>
          </w:tcPr>
          <w:p w14:paraId="329F0122" w14:textId="4F641D33" w:rsidR="00F94AFC" w:rsidRDefault="00F94AFC" w:rsidP="00F95F92">
            <w:pPr>
              <w:jc w:val="center"/>
            </w:pPr>
            <w:r>
              <w:t>2023</w:t>
            </w:r>
          </w:p>
        </w:tc>
        <w:tc>
          <w:tcPr>
            <w:tcW w:w="2464" w:type="dxa"/>
          </w:tcPr>
          <w:p w14:paraId="18FB3498" w14:textId="643A90AB" w:rsidR="00F94AFC" w:rsidRDefault="00F94AFC" w:rsidP="00F95F92">
            <w:pPr>
              <w:jc w:val="center"/>
            </w:pPr>
            <w:r>
              <w:t>297,903</w:t>
            </w:r>
          </w:p>
        </w:tc>
        <w:tc>
          <w:tcPr>
            <w:tcW w:w="2400" w:type="dxa"/>
          </w:tcPr>
          <w:p w14:paraId="781D6A61" w14:textId="1787A59D" w:rsidR="00F94AFC" w:rsidRDefault="00F94AFC" w:rsidP="00F95F92">
            <w:pPr>
              <w:jc w:val="center"/>
            </w:pPr>
            <w:r>
              <w:t>12.</w:t>
            </w:r>
            <w:r w:rsidR="00133A74">
              <w:t>04</w:t>
            </w:r>
            <w:r>
              <w:t>%</w:t>
            </w:r>
          </w:p>
        </w:tc>
        <w:tc>
          <w:tcPr>
            <w:tcW w:w="2193" w:type="dxa"/>
          </w:tcPr>
          <w:p w14:paraId="4834C9C5" w14:textId="55D342C7" w:rsidR="00F94AFC" w:rsidRDefault="00133A74" w:rsidP="00F95F92">
            <w:pPr>
              <w:jc w:val="center"/>
            </w:pPr>
            <w:r>
              <w:t>12.05%</w:t>
            </w:r>
          </w:p>
        </w:tc>
      </w:tr>
    </w:tbl>
    <w:p w14:paraId="77FAB95D" w14:textId="77777777" w:rsidR="00756D9E" w:rsidRDefault="00756D9E" w:rsidP="00865DB2"/>
    <w:p w14:paraId="37661DB0" w14:textId="77777777" w:rsidR="00EE3A4B" w:rsidRDefault="00EE3A4B" w:rsidP="00865DB2">
      <w:pPr>
        <w:sectPr w:rsidR="00EE3A4B" w:rsidSect="00CA6E8F">
          <w:pgSz w:w="12240" w:h="15840"/>
          <w:pgMar w:top="1440" w:right="1440" w:bottom="1440" w:left="1440" w:header="720" w:footer="720" w:gutter="0"/>
          <w:cols w:space="720"/>
          <w:docGrid w:linePitch="360"/>
        </w:sectPr>
      </w:pPr>
    </w:p>
    <w:p w14:paraId="0ECF07AC" w14:textId="1AC3B9AD" w:rsidR="00EE3A4B" w:rsidRDefault="00EE3A4B" w:rsidP="00865DB2">
      <w:r>
        <w:lastRenderedPageBreak/>
        <w:t>Appendix A3: Denial Rate by Race and Income</w:t>
      </w:r>
    </w:p>
    <w:p w14:paraId="3DF380F9" w14:textId="77777777" w:rsidR="00A96985" w:rsidRDefault="00A96985" w:rsidP="00865DB2"/>
    <w:p w14:paraId="3D36ED6E" w14:textId="5D106C9B" w:rsidR="00EE3A4B" w:rsidRDefault="00EE3A4B" w:rsidP="00EE3A4B">
      <w:pPr>
        <w:jc w:val="center"/>
      </w:pPr>
      <w:r>
        <w:rPr>
          <w:noProof/>
        </w:rPr>
        <w:drawing>
          <wp:inline distT="0" distB="0" distL="0" distR="0" wp14:anchorId="01672EA0" wp14:editId="617206FE">
            <wp:extent cx="7827246" cy="5214046"/>
            <wp:effectExtent l="0" t="0" r="0" b="5715"/>
            <wp:docPr id="79963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796" name="Picture 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7827246" cy="5214046"/>
                    </a:xfrm>
                    <a:prstGeom prst="rect">
                      <a:avLst/>
                    </a:prstGeom>
                    <a:noFill/>
                  </pic:spPr>
                </pic:pic>
              </a:graphicData>
            </a:graphic>
          </wp:inline>
        </w:drawing>
      </w:r>
    </w:p>
    <w:sectPr w:rsidR="00EE3A4B" w:rsidSect="00EE3A4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3">
    <w:altName w:val="Calibri"/>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4FA"/>
    <w:multiLevelType w:val="hybridMultilevel"/>
    <w:tmpl w:val="8B80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2164D"/>
    <w:multiLevelType w:val="hybridMultilevel"/>
    <w:tmpl w:val="574EA7CA"/>
    <w:lvl w:ilvl="0" w:tplc="9D1A5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025E0E"/>
    <w:multiLevelType w:val="multilevel"/>
    <w:tmpl w:val="060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BE459A"/>
    <w:multiLevelType w:val="multilevel"/>
    <w:tmpl w:val="EF3206E0"/>
    <w:lvl w:ilvl="0">
      <w:start w:val="4"/>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40856762">
    <w:abstractNumId w:val="0"/>
  </w:num>
  <w:num w:numId="2" w16cid:durableId="1937977682">
    <w:abstractNumId w:val="1"/>
  </w:num>
  <w:num w:numId="3" w16cid:durableId="1300653647">
    <w:abstractNumId w:val="3"/>
  </w:num>
  <w:num w:numId="4" w16cid:durableId="18741512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toria Kwamboka">
    <w15:presenceInfo w15:providerId="AD" w15:userId="S::vkwambo@bgsu.edu::4b2db05f-8488-4029-a76e-42b9020be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E4"/>
    <w:rsid w:val="00003BCC"/>
    <w:rsid w:val="000128A8"/>
    <w:rsid w:val="000305CA"/>
    <w:rsid w:val="00030B37"/>
    <w:rsid w:val="00042C6F"/>
    <w:rsid w:val="00056809"/>
    <w:rsid w:val="00057D25"/>
    <w:rsid w:val="0006173F"/>
    <w:rsid w:val="00061ACA"/>
    <w:rsid w:val="0006304E"/>
    <w:rsid w:val="00066F4B"/>
    <w:rsid w:val="00070F10"/>
    <w:rsid w:val="00074009"/>
    <w:rsid w:val="000764CD"/>
    <w:rsid w:val="000812C0"/>
    <w:rsid w:val="000847CE"/>
    <w:rsid w:val="0009309D"/>
    <w:rsid w:val="000B0375"/>
    <w:rsid w:val="000B1D54"/>
    <w:rsid w:val="000D1EF6"/>
    <w:rsid w:val="000D5B70"/>
    <w:rsid w:val="000E03CD"/>
    <w:rsid w:val="000E1499"/>
    <w:rsid w:val="000E3A25"/>
    <w:rsid w:val="00114DA9"/>
    <w:rsid w:val="00121A21"/>
    <w:rsid w:val="00125557"/>
    <w:rsid w:val="00125B17"/>
    <w:rsid w:val="00125E95"/>
    <w:rsid w:val="0013203E"/>
    <w:rsid w:val="00133A74"/>
    <w:rsid w:val="00134E37"/>
    <w:rsid w:val="001366B2"/>
    <w:rsid w:val="00144986"/>
    <w:rsid w:val="00147305"/>
    <w:rsid w:val="00153F47"/>
    <w:rsid w:val="001610EF"/>
    <w:rsid w:val="001653E1"/>
    <w:rsid w:val="001736B8"/>
    <w:rsid w:val="001763F6"/>
    <w:rsid w:val="00177214"/>
    <w:rsid w:val="00177B36"/>
    <w:rsid w:val="001833B1"/>
    <w:rsid w:val="001844E2"/>
    <w:rsid w:val="001C4039"/>
    <w:rsid w:val="001C4FD5"/>
    <w:rsid w:val="001C63F2"/>
    <w:rsid w:val="001F07A3"/>
    <w:rsid w:val="001F5833"/>
    <w:rsid w:val="00205BDD"/>
    <w:rsid w:val="002100FD"/>
    <w:rsid w:val="002140BC"/>
    <w:rsid w:val="002149CC"/>
    <w:rsid w:val="00216A88"/>
    <w:rsid w:val="00216D45"/>
    <w:rsid w:val="00217867"/>
    <w:rsid w:val="0022375B"/>
    <w:rsid w:val="00233738"/>
    <w:rsid w:val="00236402"/>
    <w:rsid w:val="00250FA5"/>
    <w:rsid w:val="00257CFC"/>
    <w:rsid w:val="00276DB8"/>
    <w:rsid w:val="00287F53"/>
    <w:rsid w:val="002921D0"/>
    <w:rsid w:val="002A186F"/>
    <w:rsid w:val="002A423D"/>
    <w:rsid w:val="002C3EA9"/>
    <w:rsid w:val="002C40B6"/>
    <w:rsid w:val="002D3759"/>
    <w:rsid w:val="002D4111"/>
    <w:rsid w:val="002E08EA"/>
    <w:rsid w:val="002E3CA4"/>
    <w:rsid w:val="002E40BB"/>
    <w:rsid w:val="002F3666"/>
    <w:rsid w:val="00301DE5"/>
    <w:rsid w:val="00307B37"/>
    <w:rsid w:val="00307DED"/>
    <w:rsid w:val="00311B88"/>
    <w:rsid w:val="00312CE1"/>
    <w:rsid w:val="00316043"/>
    <w:rsid w:val="00316DF7"/>
    <w:rsid w:val="00324AF9"/>
    <w:rsid w:val="003355CC"/>
    <w:rsid w:val="00337727"/>
    <w:rsid w:val="00343584"/>
    <w:rsid w:val="0034500E"/>
    <w:rsid w:val="00354F4D"/>
    <w:rsid w:val="00362E83"/>
    <w:rsid w:val="0036530A"/>
    <w:rsid w:val="0036586A"/>
    <w:rsid w:val="00367D18"/>
    <w:rsid w:val="003738C5"/>
    <w:rsid w:val="003742D9"/>
    <w:rsid w:val="0038188B"/>
    <w:rsid w:val="0039225C"/>
    <w:rsid w:val="00392672"/>
    <w:rsid w:val="003951F2"/>
    <w:rsid w:val="003A566D"/>
    <w:rsid w:val="003B6CAF"/>
    <w:rsid w:val="003D1DAD"/>
    <w:rsid w:val="003E3786"/>
    <w:rsid w:val="004126EE"/>
    <w:rsid w:val="004230A8"/>
    <w:rsid w:val="00423B26"/>
    <w:rsid w:val="00426DE8"/>
    <w:rsid w:val="004543B3"/>
    <w:rsid w:val="00457DC0"/>
    <w:rsid w:val="00481DB4"/>
    <w:rsid w:val="00481DB7"/>
    <w:rsid w:val="00491BC1"/>
    <w:rsid w:val="00497F0F"/>
    <w:rsid w:val="004A1EFC"/>
    <w:rsid w:val="004A2BB5"/>
    <w:rsid w:val="004C653C"/>
    <w:rsid w:val="004D00C4"/>
    <w:rsid w:val="004D1762"/>
    <w:rsid w:val="004D4B8E"/>
    <w:rsid w:val="004F1D69"/>
    <w:rsid w:val="00503216"/>
    <w:rsid w:val="005073DE"/>
    <w:rsid w:val="005136C7"/>
    <w:rsid w:val="005149C8"/>
    <w:rsid w:val="005150A9"/>
    <w:rsid w:val="00525582"/>
    <w:rsid w:val="00537850"/>
    <w:rsid w:val="00547208"/>
    <w:rsid w:val="005535D1"/>
    <w:rsid w:val="00553762"/>
    <w:rsid w:val="0055459B"/>
    <w:rsid w:val="00562AC7"/>
    <w:rsid w:val="00570284"/>
    <w:rsid w:val="00570749"/>
    <w:rsid w:val="005721C2"/>
    <w:rsid w:val="0057456F"/>
    <w:rsid w:val="005778B7"/>
    <w:rsid w:val="00597986"/>
    <w:rsid w:val="005B23C4"/>
    <w:rsid w:val="005B6072"/>
    <w:rsid w:val="005B728F"/>
    <w:rsid w:val="005C6D92"/>
    <w:rsid w:val="005D1E44"/>
    <w:rsid w:val="005D4000"/>
    <w:rsid w:val="005E265C"/>
    <w:rsid w:val="005F45CB"/>
    <w:rsid w:val="005F7FB8"/>
    <w:rsid w:val="00606B2C"/>
    <w:rsid w:val="00621F4D"/>
    <w:rsid w:val="006234D6"/>
    <w:rsid w:val="00624D27"/>
    <w:rsid w:val="00647412"/>
    <w:rsid w:val="006508D8"/>
    <w:rsid w:val="0066532D"/>
    <w:rsid w:val="00666344"/>
    <w:rsid w:val="0067079D"/>
    <w:rsid w:val="00672A2D"/>
    <w:rsid w:val="00673412"/>
    <w:rsid w:val="00676959"/>
    <w:rsid w:val="00694FDD"/>
    <w:rsid w:val="006B2B89"/>
    <w:rsid w:val="006B71F2"/>
    <w:rsid w:val="006C35B4"/>
    <w:rsid w:val="006D5F05"/>
    <w:rsid w:val="006F23EE"/>
    <w:rsid w:val="007030E4"/>
    <w:rsid w:val="00704AD6"/>
    <w:rsid w:val="00705CB8"/>
    <w:rsid w:val="0071519D"/>
    <w:rsid w:val="007164FE"/>
    <w:rsid w:val="007201BE"/>
    <w:rsid w:val="00722DC0"/>
    <w:rsid w:val="00731702"/>
    <w:rsid w:val="007444F5"/>
    <w:rsid w:val="0075421B"/>
    <w:rsid w:val="00756D9E"/>
    <w:rsid w:val="00760CBF"/>
    <w:rsid w:val="00763703"/>
    <w:rsid w:val="00771240"/>
    <w:rsid w:val="00775307"/>
    <w:rsid w:val="007774EF"/>
    <w:rsid w:val="00783FB0"/>
    <w:rsid w:val="00792873"/>
    <w:rsid w:val="007933BD"/>
    <w:rsid w:val="00794B9F"/>
    <w:rsid w:val="007A136E"/>
    <w:rsid w:val="007A5ACB"/>
    <w:rsid w:val="007A7FCB"/>
    <w:rsid w:val="007B096A"/>
    <w:rsid w:val="007B1BA9"/>
    <w:rsid w:val="007B1CD4"/>
    <w:rsid w:val="007C3C16"/>
    <w:rsid w:val="007D4D6C"/>
    <w:rsid w:val="007D5463"/>
    <w:rsid w:val="007E4717"/>
    <w:rsid w:val="007E575A"/>
    <w:rsid w:val="007E66E6"/>
    <w:rsid w:val="007E7408"/>
    <w:rsid w:val="007F0BF4"/>
    <w:rsid w:val="007F0DE9"/>
    <w:rsid w:val="007F1790"/>
    <w:rsid w:val="007F63AF"/>
    <w:rsid w:val="007F6986"/>
    <w:rsid w:val="00802454"/>
    <w:rsid w:val="0082162B"/>
    <w:rsid w:val="008231D3"/>
    <w:rsid w:val="0083080D"/>
    <w:rsid w:val="00843F3B"/>
    <w:rsid w:val="00865DB2"/>
    <w:rsid w:val="008678B8"/>
    <w:rsid w:val="00871EC7"/>
    <w:rsid w:val="00887146"/>
    <w:rsid w:val="008957A8"/>
    <w:rsid w:val="008B1131"/>
    <w:rsid w:val="008B45F4"/>
    <w:rsid w:val="008B49A1"/>
    <w:rsid w:val="008B5F89"/>
    <w:rsid w:val="008B64B3"/>
    <w:rsid w:val="008C0F7A"/>
    <w:rsid w:val="008C28B9"/>
    <w:rsid w:val="008C3876"/>
    <w:rsid w:val="008D33A1"/>
    <w:rsid w:val="008D6563"/>
    <w:rsid w:val="008D7191"/>
    <w:rsid w:val="008E1E1B"/>
    <w:rsid w:val="008E7FF3"/>
    <w:rsid w:val="00901407"/>
    <w:rsid w:val="00910931"/>
    <w:rsid w:val="009223D7"/>
    <w:rsid w:val="009248D1"/>
    <w:rsid w:val="00925863"/>
    <w:rsid w:val="00926E77"/>
    <w:rsid w:val="00933F29"/>
    <w:rsid w:val="00943597"/>
    <w:rsid w:val="0094634F"/>
    <w:rsid w:val="0096349C"/>
    <w:rsid w:val="00971E5E"/>
    <w:rsid w:val="00974038"/>
    <w:rsid w:val="0098316A"/>
    <w:rsid w:val="00990988"/>
    <w:rsid w:val="00995455"/>
    <w:rsid w:val="009A1144"/>
    <w:rsid w:val="009B2681"/>
    <w:rsid w:val="009B39C1"/>
    <w:rsid w:val="009B65A5"/>
    <w:rsid w:val="009B6662"/>
    <w:rsid w:val="009B7E25"/>
    <w:rsid w:val="009C01C8"/>
    <w:rsid w:val="009C7D5F"/>
    <w:rsid w:val="009E3DFA"/>
    <w:rsid w:val="009F1C46"/>
    <w:rsid w:val="009F35AB"/>
    <w:rsid w:val="009F7BE8"/>
    <w:rsid w:val="00A171B7"/>
    <w:rsid w:val="00A177BC"/>
    <w:rsid w:val="00A267A0"/>
    <w:rsid w:val="00A26949"/>
    <w:rsid w:val="00A3132B"/>
    <w:rsid w:val="00A34B30"/>
    <w:rsid w:val="00A421F3"/>
    <w:rsid w:val="00A51D90"/>
    <w:rsid w:val="00A55EE3"/>
    <w:rsid w:val="00A56F6E"/>
    <w:rsid w:val="00A57175"/>
    <w:rsid w:val="00A70B65"/>
    <w:rsid w:val="00A74533"/>
    <w:rsid w:val="00A8209B"/>
    <w:rsid w:val="00A902D2"/>
    <w:rsid w:val="00A96985"/>
    <w:rsid w:val="00AC3843"/>
    <w:rsid w:val="00AC505A"/>
    <w:rsid w:val="00AC55D8"/>
    <w:rsid w:val="00AC6896"/>
    <w:rsid w:val="00AD04C5"/>
    <w:rsid w:val="00AD1A36"/>
    <w:rsid w:val="00AD4669"/>
    <w:rsid w:val="00AE0BB9"/>
    <w:rsid w:val="00AE1068"/>
    <w:rsid w:val="00AF284E"/>
    <w:rsid w:val="00AF3B1C"/>
    <w:rsid w:val="00AF572E"/>
    <w:rsid w:val="00B04FDC"/>
    <w:rsid w:val="00B05AED"/>
    <w:rsid w:val="00B10C7D"/>
    <w:rsid w:val="00B26B86"/>
    <w:rsid w:val="00B3057B"/>
    <w:rsid w:val="00B4187E"/>
    <w:rsid w:val="00B57F76"/>
    <w:rsid w:val="00B609DC"/>
    <w:rsid w:val="00B93457"/>
    <w:rsid w:val="00BA64F4"/>
    <w:rsid w:val="00BB0CB4"/>
    <w:rsid w:val="00BB2A13"/>
    <w:rsid w:val="00BB428C"/>
    <w:rsid w:val="00BB4677"/>
    <w:rsid w:val="00BD70E1"/>
    <w:rsid w:val="00BE2CB1"/>
    <w:rsid w:val="00BF0D98"/>
    <w:rsid w:val="00BF43A1"/>
    <w:rsid w:val="00C109AB"/>
    <w:rsid w:val="00C43BCD"/>
    <w:rsid w:val="00C51F7B"/>
    <w:rsid w:val="00C52731"/>
    <w:rsid w:val="00C557E0"/>
    <w:rsid w:val="00C62D8D"/>
    <w:rsid w:val="00C6440B"/>
    <w:rsid w:val="00C7571B"/>
    <w:rsid w:val="00C9363E"/>
    <w:rsid w:val="00C94109"/>
    <w:rsid w:val="00C94CC3"/>
    <w:rsid w:val="00C95EAD"/>
    <w:rsid w:val="00CA6D5F"/>
    <w:rsid w:val="00CA6E8F"/>
    <w:rsid w:val="00CC6D25"/>
    <w:rsid w:val="00CD2875"/>
    <w:rsid w:val="00CD7D67"/>
    <w:rsid w:val="00CF4F02"/>
    <w:rsid w:val="00CF7DF6"/>
    <w:rsid w:val="00D02113"/>
    <w:rsid w:val="00D04DB9"/>
    <w:rsid w:val="00D06B8B"/>
    <w:rsid w:val="00D240F0"/>
    <w:rsid w:val="00D25A8D"/>
    <w:rsid w:val="00D31FCA"/>
    <w:rsid w:val="00D4355E"/>
    <w:rsid w:val="00D52279"/>
    <w:rsid w:val="00D545C8"/>
    <w:rsid w:val="00D5545D"/>
    <w:rsid w:val="00D56C4B"/>
    <w:rsid w:val="00D71136"/>
    <w:rsid w:val="00D911A2"/>
    <w:rsid w:val="00D912F3"/>
    <w:rsid w:val="00D9506B"/>
    <w:rsid w:val="00DA07F4"/>
    <w:rsid w:val="00DA620F"/>
    <w:rsid w:val="00DB48A0"/>
    <w:rsid w:val="00DC2EB3"/>
    <w:rsid w:val="00DC635C"/>
    <w:rsid w:val="00DC73B1"/>
    <w:rsid w:val="00DE44B2"/>
    <w:rsid w:val="00DE479F"/>
    <w:rsid w:val="00DF1663"/>
    <w:rsid w:val="00DF2264"/>
    <w:rsid w:val="00E02597"/>
    <w:rsid w:val="00E02AC6"/>
    <w:rsid w:val="00E11AE8"/>
    <w:rsid w:val="00E125AC"/>
    <w:rsid w:val="00E1351C"/>
    <w:rsid w:val="00E17B1B"/>
    <w:rsid w:val="00E2366E"/>
    <w:rsid w:val="00E264B5"/>
    <w:rsid w:val="00E30504"/>
    <w:rsid w:val="00E51B86"/>
    <w:rsid w:val="00E573FD"/>
    <w:rsid w:val="00E66B20"/>
    <w:rsid w:val="00E67971"/>
    <w:rsid w:val="00E70708"/>
    <w:rsid w:val="00E755BD"/>
    <w:rsid w:val="00EA37DC"/>
    <w:rsid w:val="00EC77F4"/>
    <w:rsid w:val="00ED3E27"/>
    <w:rsid w:val="00ED53F9"/>
    <w:rsid w:val="00ED5F75"/>
    <w:rsid w:val="00EE328B"/>
    <w:rsid w:val="00EE3A4B"/>
    <w:rsid w:val="00EE58FF"/>
    <w:rsid w:val="00EF1B92"/>
    <w:rsid w:val="00F235DC"/>
    <w:rsid w:val="00F25717"/>
    <w:rsid w:val="00F36478"/>
    <w:rsid w:val="00F41B08"/>
    <w:rsid w:val="00F50F46"/>
    <w:rsid w:val="00F54FEC"/>
    <w:rsid w:val="00F566C5"/>
    <w:rsid w:val="00F72622"/>
    <w:rsid w:val="00F74875"/>
    <w:rsid w:val="00F8236D"/>
    <w:rsid w:val="00F94AFC"/>
    <w:rsid w:val="00F95F92"/>
    <w:rsid w:val="00FA36EF"/>
    <w:rsid w:val="00FA4922"/>
    <w:rsid w:val="00FB0DC6"/>
    <w:rsid w:val="00FB505B"/>
    <w:rsid w:val="00FC30A7"/>
    <w:rsid w:val="00FC7009"/>
    <w:rsid w:val="00FD4BF4"/>
    <w:rsid w:val="00FD6A6C"/>
    <w:rsid w:val="00FE1306"/>
    <w:rsid w:val="00FF6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4884"/>
  <w15:chartTrackingRefBased/>
  <w15:docId w15:val="{6D1C647F-93F8-493A-8398-4807DB9F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0E4"/>
    <w:rPr>
      <w:rFonts w:eastAsiaTheme="majorEastAsia" w:cstheme="majorBidi"/>
      <w:color w:val="272727" w:themeColor="text1" w:themeTint="D8"/>
    </w:rPr>
  </w:style>
  <w:style w:type="paragraph" w:styleId="Title">
    <w:name w:val="Title"/>
    <w:basedOn w:val="Normal"/>
    <w:next w:val="Normal"/>
    <w:link w:val="TitleChar"/>
    <w:uiPriority w:val="10"/>
    <w:qFormat/>
    <w:rsid w:val="0070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0E4"/>
    <w:pPr>
      <w:spacing w:before="160"/>
      <w:jc w:val="center"/>
    </w:pPr>
    <w:rPr>
      <w:i/>
      <w:iCs/>
      <w:color w:val="404040" w:themeColor="text1" w:themeTint="BF"/>
    </w:rPr>
  </w:style>
  <w:style w:type="character" w:customStyle="1" w:styleId="QuoteChar">
    <w:name w:val="Quote Char"/>
    <w:basedOn w:val="DefaultParagraphFont"/>
    <w:link w:val="Quote"/>
    <w:uiPriority w:val="29"/>
    <w:rsid w:val="007030E4"/>
    <w:rPr>
      <w:i/>
      <w:iCs/>
      <w:color w:val="404040" w:themeColor="text1" w:themeTint="BF"/>
    </w:rPr>
  </w:style>
  <w:style w:type="paragraph" w:styleId="ListParagraph">
    <w:name w:val="List Paragraph"/>
    <w:basedOn w:val="Normal"/>
    <w:uiPriority w:val="34"/>
    <w:qFormat/>
    <w:rsid w:val="007030E4"/>
    <w:pPr>
      <w:ind w:left="720"/>
      <w:contextualSpacing/>
    </w:pPr>
  </w:style>
  <w:style w:type="character" w:styleId="IntenseEmphasis">
    <w:name w:val="Intense Emphasis"/>
    <w:basedOn w:val="DefaultParagraphFont"/>
    <w:uiPriority w:val="21"/>
    <w:qFormat/>
    <w:rsid w:val="007030E4"/>
    <w:rPr>
      <w:i/>
      <w:iCs/>
      <w:color w:val="0F4761" w:themeColor="accent1" w:themeShade="BF"/>
    </w:rPr>
  </w:style>
  <w:style w:type="paragraph" w:styleId="IntenseQuote">
    <w:name w:val="Intense Quote"/>
    <w:basedOn w:val="Normal"/>
    <w:next w:val="Normal"/>
    <w:link w:val="IntenseQuoteChar"/>
    <w:uiPriority w:val="30"/>
    <w:qFormat/>
    <w:rsid w:val="00703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0E4"/>
    <w:rPr>
      <w:i/>
      <w:iCs/>
      <w:color w:val="0F4761" w:themeColor="accent1" w:themeShade="BF"/>
    </w:rPr>
  </w:style>
  <w:style w:type="character" w:styleId="IntenseReference">
    <w:name w:val="Intense Reference"/>
    <w:basedOn w:val="DefaultParagraphFont"/>
    <w:uiPriority w:val="32"/>
    <w:qFormat/>
    <w:rsid w:val="007030E4"/>
    <w:rPr>
      <w:b/>
      <w:bCs/>
      <w:smallCaps/>
      <w:color w:val="0F4761" w:themeColor="accent1" w:themeShade="BF"/>
      <w:spacing w:val="5"/>
    </w:rPr>
  </w:style>
  <w:style w:type="paragraph" w:styleId="NoSpacing">
    <w:name w:val="No Spacing"/>
    <w:uiPriority w:val="1"/>
    <w:qFormat/>
    <w:rsid w:val="00FF6BD7"/>
    <w:pPr>
      <w:spacing w:after="0" w:line="240" w:lineRule="auto"/>
    </w:pPr>
  </w:style>
  <w:style w:type="paragraph" w:customStyle="1" w:styleId="TableParagraph">
    <w:name w:val="Table Paragraph"/>
    <w:basedOn w:val="Normal"/>
    <w:uiPriority w:val="1"/>
    <w:qFormat/>
    <w:rsid w:val="00ED3E27"/>
    <w:pPr>
      <w:widowControl w:val="0"/>
      <w:autoSpaceDE w:val="0"/>
      <w:autoSpaceDN w:val="0"/>
      <w:spacing w:after="0" w:line="205" w:lineRule="exact"/>
    </w:pPr>
    <w:rPr>
      <w:rFonts w:ascii="Georgia" w:eastAsia="Georgia" w:hAnsi="Georgia" w:cs="Georgia"/>
      <w:kern w:val="0"/>
      <w:sz w:val="22"/>
      <w:szCs w:val="22"/>
      <w14:ligatures w14:val="none"/>
    </w:rPr>
  </w:style>
  <w:style w:type="paragraph" w:styleId="BodyText">
    <w:name w:val="Body Text"/>
    <w:basedOn w:val="Normal"/>
    <w:link w:val="BodyTextChar"/>
    <w:uiPriority w:val="1"/>
    <w:qFormat/>
    <w:rsid w:val="00ED3E27"/>
    <w:pPr>
      <w:widowControl w:val="0"/>
      <w:autoSpaceDE w:val="0"/>
      <w:autoSpaceDN w:val="0"/>
      <w:spacing w:after="0" w:line="240" w:lineRule="auto"/>
    </w:pPr>
    <w:rPr>
      <w:rFonts w:ascii="Georgia" w:eastAsia="Georgia" w:hAnsi="Georgia" w:cs="Georgia"/>
      <w:kern w:val="0"/>
      <w14:ligatures w14:val="none"/>
    </w:rPr>
  </w:style>
  <w:style w:type="character" w:customStyle="1" w:styleId="BodyTextChar">
    <w:name w:val="Body Text Char"/>
    <w:basedOn w:val="DefaultParagraphFont"/>
    <w:link w:val="BodyText"/>
    <w:uiPriority w:val="1"/>
    <w:rsid w:val="00ED3E27"/>
    <w:rPr>
      <w:rFonts w:ascii="Georgia" w:eastAsia="Georgia" w:hAnsi="Georgia" w:cs="Georgia"/>
      <w:kern w:val="0"/>
      <w14:ligatures w14:val="none"/>
    </w:rPr>
  </w:style>
  <w:style w:type="character" w:styleId="PlaceholderText">
    <w:name w:val="Placeholder Text"/>
    <w:basedOn w:val="DefaultParagraphFont"/>
    <w:uiPriority w:val="99"/>
    <w:semiHidden/>
    <w:rsid w:val="00216D45"/>
    <w:rPr>
      <w:color w:val="666666"/>
    </w:rPr>
  </w:style>
  <w:style w:type="table" w:styleId="TableGridLight">
    <w:name w:val="Grid Table Light"/>
    <w:basedOn w:val="TableNormal"/>
    <w:uiPriority w:val="40"/>
    <w:rsid w:val="00756D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305CA"/>
    <w:rPr>
      <w:color w:val="467886" w:themeColor="hyperlink"/>
      <w:u w:val="single"/>
    </w:rPr>
  </w:style>
  <w:style w:type="character" w:styleId="UnresolvedMention">
    <w:name w:val="Unresolved Mention"/>
    <w:basedOn w:val="DefaultParagraphFont"/>
    <w:uiPriority w:val="99"/>
    <w:semiHidden/>
    <w:unhideWhenUsed/>
    <w:rsid w:val="000305CA"/>
    <w:rPr>
      <w:color w:val="605E5C"/>
      <w:shd w:val="clear" w:color="auto" w:fill="E1DFDD"/>
    </w:rPr>
  </w:style>
  <w:style w:type="paragraph" w:styleId="Caption">
    <w:name w:val="caption"/>
    <w:basedOn w:val="Normal"/>
    <w:next w:val="Normal"/>
    <w:uiPriority w:val="35"/>
    <w:unhideWhenUsed/>
    <w:qFormat/>
    <w:rsid w:val="00DB48A0"/>
    <w:pPr>
      <w:spacing w:after="200" w:line="240" w:lineRule="auto"/>
    </w:pPr>
    <w:rPr>
      <w:i/>
      <w:iCs/>
      <w:color w:val="0E2841" w:themeColor="text2"/>
      <w:sz w:val="18"/>
      <w:szCs w:val="18"/>
    </w:rPr>
  </w:style>
  <w:style w:type="character" w:customStyle="1" w:styleId="apple-converted-space">
    <w:name w:val="apple-converted-space"/>
    <w:basedOn w:val="DefaultParagraphFont"/>
    <w:rsid w:val="00933F29"/>
  </w:style>
  <w:style w:type="character" w:customStyle="1" w:styleId="rcuyr00">
    <w:name w:val="___rcuyr00"/>
    <w:basedOn w:val="DefaultParagraphFont"/>
    <w:rsid w:val="00933F29"/>
  </w:style>
  <w:style w:type="paragraph" w:styleId="NormalWeb">
    <w:name w:val="Normal (Web)"/>
    <w:basedOn w:val="Normal"/>
    <w:uiPriority w:val="99"/>
    <w:unhideWhenUsed/>
    <w:rsid w:val="00933F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qvi520">
    <w:name w:val="___xqvi520"/>
    <w:basedOn w:val="DefaultParagraphFont"/>
    <w:rsid w:val="00933F29"/>
  </w:style>
  <w:style w:type="character" w:styleId="Emphasis">
    <w:name w:val="Emphasis"/>
    <w:basedOn w:val="DefaultParagraphFont"/>
    <w:uiPriority w:val="20"/>
    <w:qFormat/>
    <w:rsid w:val="00933F29"/>
    <w:rPr>
      <w:i/>
      <w:iCs/>
    </w:rPr>
  </w:style>
  <w:style w:type="character" w:styleId="Strong">
    <w:name w:val="Strong"/>
    <w:basedOn w:val="DefaultParagraphFont"/>
    <w:uiPriority w:val="22"/>
    <w:qFormat/>
    <w:rsid w:val="00933F29"/>
    <w:rPr>
      <w:b/>
      <w:bCs/>
    </w:rPr>
  </w:style>
  <w:style w:type="character" w:customStyle="1" w:styleId="1jturu6">
    <w:name w:val="___1jturu6"/>
    <w:basedOn w:val="DefaultParagraphFont"/>
    <w:rsid w:val="00933F29"/>
  </w:style>
  <w:style w:type="character" w:customStyle="1" w:styleId="r87mx10">
    <w:name w:val="___r87mx10"/>
    <w:basedOn w:val="DefaultParagraphFont"/>
    <w:rsid w:val="00933F29"/>
  </w:style>
  <w:style w:type="character" w:customStyle="1" w:styleId="scriptor-textrun">
    <w:name w:val="scriptor-textrun"/>
    <w:basedOn w:val="DefaultParagraphFont"/>
    <w:rsid w:val="00933F29"/>
  </w:style>
  <w:style w:type="table" w:styleId="TableGrid">
    <w:name w:val="Table Grid"/>
    <w:basedOn w:val="TableNormal"/>
    <w:uiPriority w:val="39"/>
    <w:rsid w:val="001C4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712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9384">
      <w:marLeft w:val="0"/>
      <w:marRight w:val="0"/>
      <w:marTop w:val="0"/>
      <w:marBottom w:val="0"/>
      <w:divBdr>
        <w:top w:val="none" w:sz="0" w:space="0" w:color="auto"/>
        <w:left w:val="none" w:sz="0" w:space="0" w:color="auto"/>
        <w:bottom w:val="none" w:sz="0" w:space="0" w:color="auto"/>
        <w:right w:val="none" w:sz="0" w:space="0" w:color="auto"/>
      </w:divBdr>
    </w:div>
    <w:div w:id="74135642">
      <w:marLeft w:val="0"/>
      <w:marRight w:val="0"/>
      <w:marTop w:val="0"/>
      <w:marBottom w:val="0"/>
      <w:divBdr>
        <w:top w:val="none" w:sz="0" w:space="0" w:color="auto"/>
        <w:left w:val="none" w:sz="0" w:space="0" w:color="auto"/>
        <w:bottom w:val="none" w:sz="0" w:space="0" w:color="auto"/>
        <w:right w:val="none" w:sz="0" w:space="0" w:color="auto"/>
      </w:divBdr>
    </w:div>
    <w:div w:id="91633544">
      <w:marLeft w:val="0"/>
      <w:marRight w:val="0"/>
      <w:marTop w:val="0"/>
      <w:marBottom w:val="0"/>
      <w:divBdr>
        <w:top w:val="none" w:sz="0" w:space="0" w:color="auto"/>
        <w:left w:val="none" w:sz="0" w:space="0" w:color="auto"/>
        <w:bottom w:val="none" w:sz="0" w:space="0" w:color="auto"/>
        <w:right w:val="none" w:sz="0" w:space="0" w:color="auto"/>
      </w:divBdr>
    </w:div>
    <w:div w:id="183901636">
      <w:marLeft w:val="0"/>
      <w:marRight w:val="0"/>
      <w:marTop w:val="0"/>
      <w:marBottom w:val="0"/>
      <w:divBdr>
        <w:top w:val="none" w:sz="0" w:space="0" w:color="auto"/>
        <w:left w:val="none" w:sz="0" w:space="0" w:color="auto"/>
        <w:bottom w:val="none" w:sz="0" w:space="0" w:color="auto"/>
        <w:right w:val="none" w:sz="0" w:space="0" w:color="auto"/>
      </w:divBdr>
    </w:div>
    <w:div w:id="223227397">
      <w:marLeft w:val="0"/>
      <w:marRight w:val="0"/>
      <w:marTop w:val="0"/>
      <w:marBottom w:val="0"/>
      <w:divBdr>
        <w:top w:val="none" w:sz="0" w:space="0" w:color="auto"/>
        <w:left w:val="none" w:sz="0" w:space="0" w:color="auto"/>
        <w:bottom w:val="none" w:sz="0" w:space="0" w:color="auto"/>
        <w:right w:val="none" w:sz="0" w:space="0" w:color="auto"/>
      </w:divBdr>
    </w:div>
    <w:div w:id="264465255">
      <w:marLeft w:val="0"/>
      <w:marRight w:val="0"/>
      <w:marTop w:val="0"/>
      <w:marBottom w:val="0"/>
      <w:divBdr>
        <w:top w:val="none" w:sz="0" w:space="0" w:color="auto"/>
        <w:left w:val="none" w:sz="0" w:space="0" w:color="auto"/>
        <w:bottom w:val="none" w:sz="0" w:space="0" w:color="auto"/>
        <w:right w:val="none" w:sz="0" w:space="0" w:color="auto"/>
      </w:divBdr>
    </w:div>
    <w:div w:id="272909281">
      <w:marLeft w:val="0"/>
      <w:marRight w:val="0"/>
      <w:marTop w:val="0"/>
      <w:marBottom w:val="0"/>
      <w:divBdr>
        <w:top w:val="none" w:sz="0" w:space="0" w:color="auto"/>
        <w:left w:val="none" w:sz="0" w:space="0" w:color="auto"/>
        <w:bottom w:val="none" w:sz="0" w:space="0" w:color="auto"/>
        <w:right w:val="none" w:sz="0" w:space="0" w:color="auto"/>
      </w:divBdr>
    </w:div>
    <w:div w:id="340011014">
      <w:marLeft w:val="0"/>
      <w:marRight w:val="0"/>
      <w:marTop w:val="0"/>
      <w:marBottom w:val="0"/>
      <w:divBdr>
        <w:top w:val="none" w:sz="0" w:space="0" w:color="auto"/>
        <w:left w:val="none" w:sz="0" w:space="0" w:color="auto"/>
        <w:bottom w:val="none" w:sz="0" w:space="0" w:color="auto"/>
        <w:right w:val="none" w:sz="0" w:space="0" w:color="auto"/>
      </w:divBdr>
    </w:div>
    <w:div w:id="362898884">
      <w:marLeft w:val="0"/>
      <w:marRight w:val="0"/>
      <w:marTop w:val="0"/>
      <w:marBottom w:val="0"/>
      <w:divBdr>
        <w:top w:val="none" w:sz="0" w:space="0" w:color="auto"/>
        <w:left w:val="none" w:sz="0" w:space="0" w:color="auto"/>
        <w:bottom w:val="none" w:sz="0" w:space="0" w:color="auto"/>
        <w:right w:val="none" w:sz="0" w:space="0" w:color="auto"/>
      </w:divBdr>
    </w:div>
    <w:div w:id="377321030">
      <w:marLeft w:val="0"/>
      <w:marRight w:val="0"/>
      <w:marTop w:val="0"/>
      <w:marBottom w:val="0"/>
      <w:divBdr>
        <w:top w:val="none" w:sz="0" w:space="0" w:color="auto"/>
        <w:left w:val="none" w:sz="0" w:space="0" w:color="auto"/>
        <w:bottom w:val="none" w:sz="0" w:space="0" w:color="auto"/>
        <w:right w:val="none" w:sz="0" w:space="0" w:color="auto"/>
      </w:divBdr>
    </w:div>
    <w:div w:id="378626249">
      <w:marLeft w:val="0"/>
      <w:marRight w:val="0"/>
      <w:marTop w:val="0"/>
      <w:marBottom w:val="0"/>
      <w:divBdr>
        <w:top w:val="none" w:sz="0" w:space="0" w:color="auto"/>
        <w:left w:val="none" w:sz="0" w:space="0" w:color="auto"/>
        <w:bottom w:val="none" w:sz="0" w:space="0" w:color="auto"/>
        <w:right w:val="none" w:sz="0" w:space="0" w:color="auto"/>
      </w:divBdr>
    </w:div>
    <w:div w:id="406535960">
      <w:marLeft w:val="0"/>
      <w:marRight w:val="0"/>
      <w:marTop w:val="0"/>
      <w:marBottom w:val="0"/>
      <w:divBdr>
        <w:top w:val="none" w:sz="0" w:space="0" w:color="auto"/>
        <w:left w:val="none" w:sz="0" w:space="0" w:color="auto"/>
        <w:bottom w:val="none" w:sz="0" w:space="0" w:color="auto"/>
        <w:right w:val="none" w:sz="0" w:space="0" w:color="auto"/>
      </w:divBdr>
    </w:div>
    <w:div w:id="430467674">
      <w:marLeft w:val="0"/>
      <w:marRight w:val="0"/>
      <w:marTop w:val="0"/>
      <w:marBottom w:val="0"/>
      <w:divBdr>
        <w:top w:val="none" w:sz="0" w:space="0" w:color="auto"/>
        <w:left w:val="none" w:sz="0" w:space="0" w:color="auto"/>
        <w:bottom w:val="none" w:sz="0" w:space="0" w:color="auto"/>
        <w:right w:val="none" w:sz="0" w:space="0" w:color="auto"/>
      </w:divBdr>
    </w:div>
    <w:div w:id="448816192">
      <w:marLeft w:val="0"/>
      <w:marRight w:val="0"/>
      <w:marTop w:val="0"/>
      <w:marBottom w:val="0"/>
      <w:divBdr>
        <w:top w:val="none" w:sz="0" w:space="0" w:color="auto"/>
        <w:left w:val="none" w:sz="0" w:space="0" w:color="auto"/>
        <w:bottom w:val="none" w:sz="0" w:space="0" w:color="auto"/>
        <w:right w:val="none" w:sz="0" w:space="0" w:color="auto"/>
      </w:divBdr>
    </w:div>
    <w:div w:id="466821724">
      <w:marLeft w:val="0"/>
      <w:marRight w:val="0"/>
      <w:marTop w:val="0"/>
      <w:marBottom w:val="0"/>
      <w:divBdr>
        <w:top w:val="none" w:sz="0" w:space="0" w:color="auto"/>
        <w:left w:val="none" w:sz="0" w:space="0" w:color="auto"/>
        <w:bottom w:val="none" w:sz="0" w:space="0" w:color="auto"/>
        <w:right w:val="none" w:sz="0" w:space="0" w:color="auto"/>
      </w:divBdr>
    </w:div>
    <w:div w:id="488325645">
      <w:marLeft w:val="0"/>
      <w:marRight w:val="0"/>
      <w:marTop w:val="0"/>
      <w:marBottom w:val="0"/>
      <w:divBdr>
        <w:top w:val="none" w:sz="0" w:space="0" w:color="auto"/>
        <w:left w:val="none" w:sz="0" w:space="0" w:color="auto"/>
        <w:bottom w:val="none" w:sz="0" w:space="0" w:color="auto"/>
        <w:right w:val="none" w:sz="0" w:space="0" w:color="auto"/>
      </w:divBdr>
    </w:div>
    <w:div w:id="643656113">
      <w:marLeft w:val="0"/>
      <w:marRight w:val="0"/>
      <w:marTop w:val="0"/>
      <w:marBottom w:val="0"/>
      <w:divBdr>
        <w:top w:val="none" w:sz="0" w:space="0" w:color="auto"/>
        <w:left w:val="none" w:sz="0" w:space="0" w:color="auto"/>
        <w:bottom w:val="none" w:sz="0" w:space="0" w:color="auto"/>
        <w:right w:val="none" w:sz="0" w:space="0" w:color="auto"/>
      </w:divBdr>
    </w:div>
    <w:div w:id="685179721">
      <w:marLeft w:val="0"/>
      <w:marRight w:val="0"/>
      <w:marTop w:val="0"/>
      <w:marBottom w:val="0"/>
      <w:divBdr>
        <w:top w:val="none" w:sz="0" w:space="0" w:color="auto"/>
        <w:left w:val="none" w:sz="0" w:space="0" w:color="auto"/>
        <w:bottom w:val="none" w:sz="0" w:space="0" w:color="auto"/>
        <w:right w:val="none" w:sz="0" w:space="0" w:color="auto"/>
      </w:divBdr>
    </w:div>
    <w:div w:id="727342261">
      <w:marLeft w:val="0"/>
      <w:marRight w:val="0"/>
      <w:marTop w:val="0"/>
      <w:marBottom w:val="0"/>
      <w:divBdr>
        <w:top w:val="none" w:sz="0" w:space="0" w:color="auto"/>
        <w:left w:val="none" w:sz="0" w:space="0" w:color="auto"/>
        <w:bottom w:val="none" w:sz="0" w:space="0" w:color="auto"/>
        <w:right w:val="none" w:sz="0" w:space="0" w:color="auto"/>
      </w:divBdr>
    </w:div>
    <w:div w:id="728697840">
      <w:marLeft w:val="0"/>
      <w:marRight w:val="0"/>
      <w:marTop w:val="0"/>
      <w:marBottom w:val="0"/>
      <w:divBdr>
        <w:top w:val="none" w:sz="0" w:space="0" w:color="auto"/>
        <w:left w:val="none" w:sz="0" w:space="0" w:color="auto"/>
        <w:bottom w:val="none" w:sz="0" w:space="0" w:color="auto"/>
        <w:right w:val="none" w:sz="0" w:space="0" w:color="auto"/>
      </w:divBdr>
    </w:div>
    <w:div w:id="785542682">
      <w:marLeft w:val="0"/>
      <w:marRight w:val="0"/>
      <w:marTop w:val="0"/>
      <w:marBottom w:val="0"/>
      <w:divBdr>
        <w:top w:val="none" w:sz="0" w:space="0" w:color="auto"/>
        <w:left w:val="none" w:sz="0" w:space="0" w:color="auto"/>
        <w:bottom w:val="none" w:sz="0" w:space="0" w:color="auto"/>
        <w:right w:val="none" w:sz="0" w:space="0" w:color="auto"/>
      </w:divBdr>
    </w:div>
    <w:div w:id="802698997">
      <w:marLeft w:val="0"/>
      <w:marRight w:val="0"/>
      <w:marTop w:val="0"/>
      <w:marBottom w:val="0"/>
      <w:divBdr>
        <w:top w:val="none" w:sz="0" w:space="0" w:color="auto"/>
        <w:left w:val="none" w:sz="0" w:space="0" w:color="auto"/>
        <w:bottom w:val="none" w:sz="0" w:space="0" w:color="auto"/>
        <w:right w:val="none" w:sz="0" w:space="0" w:color="auto"/>
      </w:divBdr>
    </w:div>
    <w:div w:id="872424040">
      <w:marLeft w:val="0"/>
      <w:marRight w:val="0"/>
      <w:marTop w:val="0"/>
      <w:marBottom w:val="0"/>
      <w:divBdr>
        <w:top w:val="none" w:sz="0" w:space="0" w:color="auto"/>
        <w:left w:val="none" w:sz="0" w:space="0" w:color="auto"/>
        <w:bottom w:val="none" w:sz="0" w:space="0" w:color="auto"/>
        <w:right w:val="none" w:sz="0" w:space="0" w:color="auto"/>
      </w:divBdr>
    </w:div>
    <w:div w:id="919020951">
      <w:marLeft w:val="0"/>
      <w:marRight w:val="0"/>
      <w:marTop w:val="0"/>
      <w:marBottom w:val="0"/>
      <w:divBdr>
        <w:top w:val="none" w:sz="0" w:space="0" w:color="auto"/>
        <w:left w:val="none" w:sz="0" w:space="0" w:color="auto"/>
        <w:bottom w:val="none" w:sz="0" w:space="0" w:color="auto"/>
        <w:right w:val="none" w:sz="0" w:space="0" w:color="auto"/>
      </w:divBdr>
    </w:div>
    <w:div w:id="940911431">
      <w:marLeft w:val="0"/>
      <w:marRight w:val="0"/>
      <w:marTop w:val="0"/>
      <w:marBottom w:val="0"/>
      <w:divBdr>
        <w:top w:val="none" w:sz="0" w:space="0" w:color="auto"/>
        <w:left w:val="none" w:sz="0" w:space="0" w:color="auto"/>
        <w:bottom w:val="none" w:sz="0" w:space="0" w:color="auto"/>
        <w:right w:val="none" w:sz="0" w:space="0" w:color="auto"/>
      </w:divBdr>
    </w:div>
    <w:div w:id="945041994">
      <w:marLeft w:val="0"/>
      <w:marRight w:val="0"/>
      <w:marTop w:val="0"/>
      <w:marBottom w:val="0"/>
      <w:divBdr>
        <w:top w:val="none" w:sz="0" w:space="0" w:color="auto"/>
        <w:left w:val="none" w:sz="0" w:space="0" w:color="auto"/>
        <w:bottom w:val="none" w:sz="0" w:space="0" w:color="auto"/>
        <w:right w:val="none" w:sz="0" w:space="0" w:color="auto"/>
      </w:divBdr>
    </w:div>
    <w:div w:id="1042293901">
      <w:marLeft w:val="0"/>
      <w:marRight w:val="0"/>
      <w:marTop w:val="0"/>
      <w:marBottom w:val="0"/>
      <w:divBdr>
        <w:top w:val="none" w:sz="0" w:space="0" w:color="auto"/>
        <w:left w:val="none" w:sz="0" w:space="0" w:color="auto"/>
        <w:bottom w:val="none" w:sz="0" w:space="0" w:color="auto"/>
        <w:right w:val="none" w:sz="0" w:space="0" w:color="auto"/>
      </w:divBdr>
    </w:div>
    <w:div w:id="1045105324">
      <w:marLeft w:val="0"/>
      <w:marRight w:val="0"/>
      <w:marTop w:val="0"/>
      <w:marBottom w:val="0"/>
      <w:divBdr>
        <w:top w:val="none" w:sz="0" w:space="0" w:color="auto"/>
        <w:left w:val="none" w:sz="0" w:space="0" w:color="auto"/>
        <w:bottom w:val="none" w:sz="0" w:space="0" w:color="auto"/>
        <w:right w:val="none" w:sz="0" w:space="0" w:color="auto"/>
      </w:divBdr>
    </w:div>
    <w:div w:id="1091704882">
      <w:marLeft w:val="0"/>
      <w:marRight w:val="0"/>
      <w:marTop w:val="0"/>
      <w:marBottom w:val="0"/>
      <w:divBdr>
        <w:top w:val="none" w:sz="0" w:space="0" w:color="auto"/>
        <w:left w:val="none" w:sz="0" w:space="0" w:color="auto"/>
        <w:bottom w:val="none" w:sz="0" w:space="0" w:color="auto"/>
        <w:right w:val="none" w:sz="0" w:space="0" w:color="auto"/>
      </w:divBdr>
    </w:div>
    <w:div w:id="1096632843">
      <w:marLeft w:val="0"/>
      <w:marRight w:val="0"/>
      <w:marTop w:val="0"/>
      <w:marBottom w:val="0"/>
      <w:divBdr>
        <w:top w:val="none" w:sz="0" w:space="0" w:color="auto"/>
        <w:left w:val="none" w:sz="0" w:space="0" w:color="auto"/>
        <w:bottom w:val="none" w:sz="0" w:space="0" w:color="auto"/>
        <w:right w:val="none" w:sz="0" w:space="0" w:color="auto"/>
      </w:divBdr>
    </w:div>
    <w:div w:id="1119569041">
      <w:marLeft w:val="0"/>
      <w:marRight w:val="0"/>
      <w:marTop w:val="0"/>
      <w:marBottom w:val="0"/>
      <w:divBdr>
        <w:top w:val="none" w:sz="0" w:space="0" w:color="auto"/>
        <w:left w:val="none" w:sz="0" w:space="0" w:color="auto"/>
        <w:bottom w:val="none" w:sz="0" w:space="0" w:color="auto"/>
        <w:right w:val="none" w:sz="0" w:space="0" w:color="auto"/>
      </w:divBdr>
    </w:div>
    <w:div w:id="1160073259">
      <w:marLeft w:val="0"/>
      <w:marRight w:val="0"/>
      <w:marTop w:val="0"/>
      <w:marBottom w:val="0"/>
      <w:divBdr>
        <w:top w:val="none" w:sz="0" w:space="0" w:color="auto"/>
        <w:left w:val="none" w:sz="0" w:space="0" w:color="auto"/>
        <w:bottom w:val="none" w:sz="0" w:space="0" w:color="auto"/>
        <w:right w:val="none" w:sz="0" w:space="0" w:color="auto"/>
      </w:divBdr>
    </w:div>
    <w:div w:id="1210799917">
      <w:marLeft w:val="0"/>
      <w:marRight w:val="0"/>
      <w:marTop w:val="0"/>
      <w:marBottom w:val="0"/>
      <w:divBdr>
        <w:top w:val="none" w:sz="0" w:space="0" w:color="auto"/>
        <w:left w:val="none" w:sz="0" w:space="0" w:color="auto"/>
        <w:bottom w:val="none" w:sz="0" w:space="0" w:color="auto"/>
        <w:right w:val="none" w:sz="0" w:space="0" w:color="auto"/>
      </w:divBdr>
    </w:div>
    <w:div w:id="1241405518">
      <w:marLeft w:val="0"/>
      <w:marRight w:val="0"/>
      <w:marTop w:val="0"/>
      <w:marBottom w:val="0"/>
      <w:divBdr>
        <w:top w:val="none" w:sz="0" w:space="0" w:color="auto"/>
        <w:left w:val="none" w:sz="0" w:space="0" w:color="auto"/>
        <w:bottom w:val="none" w:sz="0" w:space="0" w:color="auto"/>
        <w:right w:val="none" w:sz="0" w:space="0" w:color="auto"/>
      </w:divBdr>
    </w:div>
    <w:div w:id="1283340082">
      <w:marLeft w:val="0"/>
      <w:marRight w:val="0"/>
      <w:marTop w:val="0"/>
      <w:marBottom w:val="0"/>
      <w:divBdr>
        <w:top w:val="none" w:sz="0" w:space="0" w:color="auto"/>
        <w:left w:val="none" w:sz="0" w:space="0" w:color="auto"/>
        <w:bottom w:val="none" w:sz="0" w:space="0" w:color="auto"/>
        <w:right w:val="none" w:sz="0" w:space="0" w:color="auto"/>
      </w:divBdr>
    </w:div>
    <w:div w:id="1365405273">
      <w:marLeft w:val="0"/>
      <w:marRight w:val="0"/>
      <w:marTop w:val="0"/>
      <w:marBottom w:val="0"/>
      <w:divBdr>
        <w:top w:val="none" w:sz="0" w:space="0" w:color="auto"/>
        <w:left w:val="none" w:sz="0" w:space="0" w:color="auto"/>
        <w:bottom w:val="none" w:sz="0" w:space="0" w:color="auto"/>
        <w:right w:val="none" w:sz="0" w:space="0" w:color="auto"/>
      </w:divBdr>
    </w:div>
    <w:div w:id="1548224374">
      <w:marLeft w:val="0"/>
      <w:marRight w:val="0"/>
      <w:marTop w:val="0"/>
      <w:marBottom w:val="0"/>
      <w:divBdr>
        <w:top w:val="none" w:sz="0" w:space="0" w:color="auto"/>
        <w:left w:val="none" w:sz="0" w:space="0" w:color="auto"/>
        <w:bottom w:val="none" w:sz="0" w:space="0" w:color="auto"/>
        <w:right w:val="none" w:sz="0" w:space="0" w:color="auto"/>
      </w:divBdr>
    </w:div>
    <w:div w:id="1575580094">
      <w:marLeft w:val="0"/>
      <w:marRight w:val="0"/>
      <w:marTop w:val="0"/>
      <w:marBottom w:val="0"/>
      <w:divBdr>
        <w:top w:val="none" w:sz="0" w:space="0" w:color="auto"/>
        <w:left w:val="none" w:sz="0" w:space="0" w:color="auto"/>
        <w:bottom w:val="none" w:sz="0" w:space="0" w:color="auto"/>
        <w:right w:val="none" w:sz="0" w:space="0" w:color="auto"/>
      </w:divBdr>
    </w:div>
    <w:div w:id="1673949723">
      <w:marLeft w:val="0"/>
      <w:marRight w:val="0"/>
      <w:marTop w:val="0"/>
      <w:marBottom w:val="0"/>
      <w:divBdr>
        <w:top w:val="none" w:sz="0" w:space="0" w:color="auto"/>
        <w:left w:val="none" w:sz="0" w:space="0" w:color="auto"/>
        <w:bottom w:val="none" w:sz="0" w:space="0" w:color="auto"/>
        <w:right w:val="none" w:sz="0" w:space="0" w:color="auto"/>
      </w:divBdr>
    </w:div>
    <w:div w:id="1708793463">
      <w:marLeft w:val="0"/>
      <w:marRight w:val="0"/>
      <w:marTop w:val="0"/>
      <w:marBottom w:val="0"/>
      <w:divBdr>
        <w:top w:val="none" w:sz="0" w:space="0" w:color="auto"/>
        <w:left w:val="none" w:sz="0" w:space="0" w:color="auto"/>
        <w:bottom w:val="none" w:sz="0" w:space="0" w:color="auto"/>
        <w:right w:val="none" w:sz="0" w:space="0" w:color="auto"/>
      </w:divBdr>
    </w:div>
    <w:div w:id="1726830089">
      <w:marLeft w:val="0"/>
      <w:marRight w:val="0"/>
      <w:marTop w:val="0"/>
      <w:marBottom w:val="0"/>
      <w:divBdr>
        <w:top w:val="none" w:sz="0" w:space="0" w:color="auto"/>
        <w:left w:val="none" w:sz="0" w:space="0" w:color="auto"/>
        <w:bottom w:val="none" w:sz="0" w:space="0" w:color="auto"/>
        <w:right w:val="none" w:sz="0" w:space="0" w:color="auto"/>
      </w:divBdr>
    </w:div>
    <w:div w:id="1795173489">
      <w:marLeft w:val="0"/>
      <w:marRight w:val="0"/>
      <w:marTop w:val="0"/>
      <w:marBottom w:val="0"/>
      <w:divBdr>
        <w:top w:val="none" w:sz="0" w:space="0" w:color="auto"/>
        <w:left w:val="none" w:sz="0" w:space="0" w:color="auto"/>
        <w:bottom w:val="none" w:sz="0" w:space="0" w:color="auto"/>
        <w:right w:val="none" w:sz="0" w:space="0" w:color="auto"/>
      </w:divBdr>
    </w:div>
    <w:div w:id="1830554097">
      <w:marLeft w:val="0"/>
      <w:marRight w:val="0"/>
      <w:marTop w:val="0"/>
      <w:marBottom w:val="0"/>
      <w:divBdr>
        <w:top w:val="none" w:sz="0" w:space="0" w:color="auto"/>
        <w:left w:val="none" w:sz="0" w:space="0" w:color="auto"/>
        <w:bottom w:val="none" w:sz="0" w:space="0" w:color="auto"/>
        <w:right w:val="none" w:sz="0" w:space="0" w:color="auto"/>
      </w:divBdr>
    </w:div>
    <w:div w:id="1888486339">
      <w:marLeft w:val="0"/>
      <w:marRight w:val="0"/>
      <w:marTop w:val="0"/>
      <w:marBottom w:val="0"/>
      <w:divBdr>
        <w:top w:val="none" w:sz="0" w:space="0" w:color="auto"/>
        <w:left w:val="none" w:sz="0" w:space="0" w:color="auto"/>
        <w:bottom w:val="none" w:sz="0" w:space="0" w:color="auto"/>
        <w:right w:val="none" w:sz="0" w:space="0" w:color="auto"/>
      </w:divBdr>
    </w:div>
    <w:div w:id="1937251606">
      <w:marLeft w:val="0"/>
      <w:marRight w:val="0"/>
      <w:marTop w:val="0"/>
      <w:marBottom w:val="0"/>
      <w:divBdr>
        <w:top w:val="none" w:sz="0" w:space="0" w:color="auto"/>
        <w:left w:val="none" w:sz="0" w:space="0" w:color="auto"/>
        <w:bottom w:val="none" w:sz="0" w:space="0" w:color="auto"/>
        <w:right w:val="none" w:sz="0" w:space="0" w:color="auto"/>
      </w:divBdr>
    </w:div>
    <w:div w:id="1977374099">
      <w:marLeft w:val="0"/>
      <w:marRight w:val="0"/>
      <w:marTop w:val="0"/>
      <w:marBottom w:val="0"/>
      <w:divBdr>
        <w:top w:val="none" w:sz="0" w:space="0" w:color="auto"/>
        <w:left w:val="none" w:sz="0" w:space="0" w:color="auto"/>
        <w:bottom w:val="none" w:sz="0" w:space="0" w:color="auto"/>
        <w:right w:val="none" w:sz="0" w:space="0" w:color="auto"/>
      </w:divBdr>
    </w:div>
    <w:div w:id="2036342453">
      <w:marLeft w:val="0"/>
      <w:marRight w:val="0"/>
      <w:marTop w:val="0"/>
      <w:marBottom w:val="0"/>
      <w:divBdr>
        <w:top w:val="none" w:sz="0" w:space="0" w:color="auto"/>
        <w:left w:val="none" w:sz="0" w:space="0" w:color="auto"/>
        <w:bottom w:val="none" w:sz="0" w:space="0" w:color="auto"/>
        <w:right w:val="none" w:sz="0" w:space="0" w:color="auto"/>
      </w:divBdr>
    </w:div>
    <w:div w:id="208714258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federalreserve.gov/econres/feds/how-much-does-racial-bias-affect-mortgage-lending.htm" TargetMode="External"/><Relationship Id="rId26" Type="http://schemas.openxmlformats.org/officeDocument/2006/relationships/hyperlink" Target="https://glmnet.stanford.edu/articles/glmnet.html" TargetMode="External"/><Relationship Id="rId39" Type="http://schemas.microsoft.com/office/2011/relationships/people" Target="people.xml"/><Relationship Id="rId21" Type="http://schemas.openxmlformats.org/officeDocument/2006/relationships/hyperlink" Target="https://www.cdc.gov/cancer-environment/media/pdfs/Standardized-Incidence-Ratio-Fact-Sheet-508.pdf" TargetMode="External"/><Relationship Id="rId34" Type="http://schemas.openxmlformats.org/officeDocument/2006/relationships/hyperlink" Target="https://urban.org/sites/default/files/publication/105020/why-do-households-of-color-own-only-a-quarter-of-the-nations-housing-wealth-when-they-compose-a-third-of-the-nations-households.pdf?force_isolation=true" TargetMode="External"/><Relationship Id="rId7" Type="http://schemas.openxmlformats.org/officeDocument/2006/relationships/hyperlink" Target="mailto:tom@rprofet.com" TargetMode="External"/><Relationship Id="rId12" Type="http://schemas.openxmlformats.org/officeDocument/2006/relationships/image" Target="media/image4.png"/><Relationship Id="rId17" Type="http://schemas.openxmlformats.org/officeDocument/2006/relationships/hyperlink" Target="https://www.federalreserve.gov/econres/feds/how-much-does-racial-bias-affect-mortgage-lending.htm" TargetMode="External"/><Relationship Id="rId25" Type="http://schemas.openxmlformats.org/officeDocument/2006/relationships/hyperlink" Target="https://www.philadelphiafed.org/-/media/frbp/assets/economy/articles/economic-insights/2022/q3-q4/eiq3q422-the-pandemic-mortgage-boom.pdf" TargetMode="External"/><Relationship Id="rId33" Type="http://schemas.openxmlformats.org/officeDocument/2006/relationships/hyperlink" Target="https://urban.org/sites/default/files/publication/105020/why-do-households-of-color-own-only-a-quarter-of-the-nations-housing-wealth-when-they-compose-a-third-of-the-nations-households.pdf?force_isolation=tru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ederalreserve.gov/econres/feds/how-much-does-racial-bias-affect-mortgage-lending.htm" TargetMode="External"/><Relationship Id="rId20" Type="http://schemas.openxmlformats.org/officeDocument/2006/relationships/hyperlink" Target="https://www.cdc.gov/cancer-environment/media/pdfs/Standardized-Incidence-Ratio-Fact-Sheet-508.pdf" TargetMode="External"/><Relationship Id="rId29" Type="http://schemas.openxmlformats.org/officeDocument/2006/relationships/hyperlink" Target="https://doi.org/10.1007/s12552-021-09326-3" TargetMode="External"/><Relationship Id="rId1" Type="http://schemas.openxmlformats.org/officeDocument/2006/relationships/numbering" Target="numbering.xml"/><Relationship Id="rId6" Type="http://schemas.openxmlformats.org/officeDocument/2006/relationships/hyperlink" Target="mailto:nacasius.ujah@sdstate.edu" TargetMode="External"/><Relationship Id="rId11" Type="http://schemas.openxmlformats.org/officeDocument/2006/relationships/image" Target="media/image3.png"/><Relationship Id="rId24" Type="http://schemas.openxmlformats.org/officeDocument/2006/relationships/hyperlink" Target="https://www.philadelphiafed.org/-/media/frbp/assets/economy/articles/economic-insights/2022/q3-q4/eiq3q422-the-pandemic-mortgage-boom.pdf" TargetMode="External"/><Relationship Id="rId32" Type="http://schemas.openxmlformats.org/officeDocument/2006/relationships/hyperlink" Target="https://www.texastribune.org/2022/09/15/texas-demographics-census-2021/" TargetMode="External"/><Relationship Id="rId37" Type="http://schemas.openxmlformats.org/officeDocument/2006/relationships/image" Target="media/image6.png"/><Relationship Id="rId40" Type="http://schemas.openxmlformats.org/officeDocument/2006/relationships/theme" Target="theme/theme1.xml"/><Relationship Id="rId5" Type="http://schemas.openxmlformats.org/officeDocument/2006/relationships/hyperlink" Target="mailto:vkwambo@bgsu.edu" TargetMode="External"/><Relationship Id="rId15" Type="http://schemas.openxmlformats.org/officeDocument/2006/relationships/hyperlink" Target="https://doi.org/10.1093/rfs/hhx121" TargetMode="External"/><Relationship Id="rId23" Type="http://schemas.openxmlformats.org/officeDocument/2006/relationships/hyperlink" Target="https://doi.org/10.3386/w32573" TargetMode="External"/><Relationship Id="rId28" Type="http://schemas.openxmlformats.org/officeDocument/2006/relationships/hyperlink" Target="https://glmnet.stanford.edu/articles/glmnet.html" TargetMode="External"/><Relationship Id="rId36" Type="http://schemas.openxmlformats.org/officeDocument/2006/relationships/hyperlink" Target="https://doi.org/10.1186/s12874-016-0254-8" TargetMode="External"/><Relationship Id="rId10" Type="http://schemas.openxmlformats.org/officeDocument/2006/relationships/image" Target="media/image2.png"/><Relationship Id="rId19" Type="http://schemas.openxmlformats.org/officeDocument/2006/relationships/hyperlink" Target="https://www.cdc.gov/cancer-environment/media/pdfs/Standardized-Incidence-Ratio-Fact-Sheet-508.pdf" TargetMode="External"/><Relationship Id="rId31"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jfineco.2021.04.030" TargetMode="External"/><Relationship Id="rId22" Type="http://schemas.openxmlformats.org/officeDocument/2006/relationships/hyperlink" Target="https://ffiec.cfpb.gov/data-browser/data/2022?category=nationwide" TargetMode="External"/><Relationship Id="rId27" Type="http://schemas.openxmlformats.org/officeDocument/2006/relationships/hyperlink" Target="https://doi.org/10.3386/w28843" TargetMode="External"/><Relationship Id="rId30" Type="http://schemas.openxmlformats.org/officeDocument/2006/relationships/hyperlink" Target="https://doi.org/10.1016/j.ssmph.2023.101462" TargetMode="External"/><Relationship Id="rId35" Type="http://schemas.openxmlformats.org/officeDocument/2006/relationships/hyperlink" Target="https://urban.org/sites/default/files/publication/105020/why-do-households-of-color-own-only-a-quarter-of-the-nations-housing-wealth-when-they-compose-a-third-of-the-nations-households.pdf?force_isolation=true" TargetMode="External"/><Relationship Id="rId8" Type="http://schemas.openxmlformats.org/officeDocument/2006/relationships/hyperlink" Target="mailto:hmrekab@bgsu.e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33</Pages>
  <Words>9194</Words>
  <Characters>56824</Characters>
  <Application>Microsoft Office Word</Application>
  <DocSecurity>0</DocSecurity>
  <Lines>1671</Lines>
  <Paragraphs>1031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Ujah, Nacasius</dc:creator>
  <cp:keywords/>
  <dc:description/>
  <cp:lastModifiedBy>Victoria Kwamboka</cp:lastModifiedBy>
  <cp:revision>318</cp:revision>
  <dcterms:created xsi:type="dcterms:W3CDTF">2026-02-28T01:31:00Z</dcterms:created>
  <dcterms:modified xsi:type="dcterms:W3CDTF">2026-03-10T16:39:00Z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261bae21-3263-4af8-bc5c-ecaaf7c28f2a</vt:lpwstr>
  </property>
</Properties>
</file>